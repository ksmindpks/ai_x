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C7F0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한국 P2P대출 사업 현황 및 문제점, 대책 분석 (수정안)</w:t>
      </w:r>
    </w:p>
    <w:p w14:paraId="3E9C368D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1. P2P대출 사업 현황</w:t>
      </w:r>
    </w:p>
    <w:p w14:paraId="09E59C83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1.1 시장 규모 및 성장 추이</w:t>
      </w:r>
    </w:p>
    <w:p w14:paraId="48B20689" w14:textId="77777777" w:rsidR="00D70DBF" w:rsidRPr="00D70DBF" w:rsidRDefault="00D70DBF" w:rsidP="00D70DBF">
      <w:r w:rsidRPr="00D70DBF">
        <w:t xml:space="preserve">한국의 P2P금융은 2016년 이후 빠르게 성장하여, 2020년 6월 기준 P2P대출 누적 취급액이 약 10.3조원에 달했습니다. 그러나 이후 제도화 과정과 사기 사건 여파, 업체 구조조정 등으로 위축되었으며, </w:t>
      </w:r>
      <w:r w:rsidRPr="00D70DBF">
        <w:rPr>
          <w:b/>
          <w:bCs/>
        </w:rPr>
        <w:t xml:space="preserve">2022년 기준 </w:t>
      </w:r>
      <w:proofErr w:type="spellStart"/>
      <w:r w:rsidRPr="00D70DBF">
        <w:rPr>
          <w:b/>
          <w:bCs/>
        </w:rPr>
        <w:t>온투법</w:t>
      </w:r>
      <w:proofErr w:type="spellEnd"/>
      <w:r w:rsidRPr="00D70DBF">
        <w:rPr>
          <w:b/>
          <w:bCs/>
        </w:rPr>
        <w:t xml:space="preserve"> 등록업체들의 누적 대출액은 약 3조 6천억원 수준으로 집계되었습니다</w:t>
      </w:r>
      <w:r w:rsidRPr="00D70DBF">
        <w:t xml:space="preserve">. 이는 전체 시장이 아닌 제도권 내 등록 업체 기준 수치로, </w:t>
      </w:r>
      <w:r w:rsidRPr="00D70DBF">
        <w:rPr>
          <w:b/>
          <w:bCs/>
        </w:rPr>
        <w:t>시장 규모 비교 시 주의가 필요</w:t>
      </w:r>
      <w:r w:rsidRPr="00D70DBF">
        <w:t>합니다.</w:t>
      </w:r>
    </w:p>
    <w:p w14:paraId="70B19167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 xml:space="preserve">1.2 </w:t>
      </w:r>
      <w:proofErr w:type="spellStart"/>
      <w:r w:rsidRPr="00D70DBF">
        <w:rPr>
          <w:b/>
          <w:bCs/>
        </w:rPr>
        <w:t>온투법</w:t>
      </w:r>
      <w:proofErr w:type="spellEnd"/>
      <w:r w:rsidRPr="00D70DBF">
        <w:rPr>
          <w:b/>
          <w:bCs/>
        </w:rPr>
        <w:t xml:space="preserve"> 시행과 제도화</w:t>
      </w:r>
    </w:p>
    <w:p w14:paraId="6724223D" w14:textId="77777777" w:rsidR="00D70DBF" w:rsidRPr="00D70DBF" w:rsidRDefault="00D70DBF" w:rsidP="00D70DBF">
      <w:r w:rsidRPr="00D70DBF">
        <w:t>2020년 8월 27일 「온라인투자연계금융업 및 이용자 보호에 관한 법률(</w:t>
      </w:r>
      <w:proofErr w:type="spellStart"/>
      <w:r w:rsidRPr="00D70DBF">
        <w:t>온투법</w:t>
      </w:r>
      <w:proofErr w:type="spellEnd"/>
      <w:r w:rsidRPr="00D70DBF">
        <w:t xml:space="preserve">)」이 시행되면서, P2P업체들은 1년의 유예기간 내에 금융위원회에 등록을 마쳐야 했습니다. 이로써 P2P금융은 제도권 금융에 편입되었으며, 미등록 업체는 이후 법적 영업이 </w:t>
      </w:r>
      <w:proofErr w:type="spellStart"/>
      <w:r w:rsidRPr="00D70DBF">
        <w:t>불가능해졌습니다</w:t>
      </w:r>
      <w:proofErr w:type="spellEnd"/>
      <w:r w:rsidRPr="00D70DBF">
        <w:t>.</w:t>
      </w:r>
    </w:p>
    <w:p w14:paraId="704267E2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1.3 등록업체 현황</w:t>
      </w:r>
    </w:p>
    <w:p w14:paraId="3E982E41" w14:textId="77777777" w:rsidR="00D70DBF" w:rsidRPr="00D70DBF" w:rsidRDefault="00D70DBF" w:rsidP="00D70DBF">
      <w:r w:rsidRPr="00D70DBF">
        <w:t xml:space="preserve">2021년 8월 기준 28개사가 </w:t>
      </w:r>
      <w:proofErr w:type="spellStart"/>
      <w:r w:rsidRPr="00D70DBF">
        <w:t>온투업자로</w:t>
      </w:r>
      <w:proofErr w:type="spellEnd"/>
      <w:r w:rsidRPr="00D70DBF">
        <w:t xml:space="preserve"> 정식 등록을 완료했고, 2022년 5월에는 47개로 늘었습니다. </w:t>
      </w:r>
      <w:r w:rsidRPr="00D70DBF">
        <w:rPr>
          <w:b/>
          <w:bCs/>
        </w:rPr>
        <w:t xml:space="preserve">2024년 초 기준으로 금융위원회에 등록된 </w:t>
      </w:r>
      <w:proofErr w:type="spellStart"/>
      <w:r w:rsidRPr="00D70DBF">
        <w:rPr>
          <w:b/>
          <w:bCs/>
        </w:rPr>
        <w:t>온투업체는</w:t>
      </w:r>
      <w:proofErr w:type="spellEnd"/>
      <w:r w:rsidRPr="00D70DBF">
        <w:rPr>
          <w:b/>
          <w:bCs/>
        </w:rPr>
        <w:t xml:space="preserve"> 53개이며</w:t>
      </w:r>
      <w:r w:rsidRPr="00D70DBF">
        <w:t xml:space="preserve">, 이 중 </w:t>
      </w:r>
      <w:r w:rsidRPr="00D70DBF">
        <w:rPr>
          <w:b/>
          <w:bCs/>
        </w:rPr>
        <w:t>실제 영업을 지속하고 있는 업체는 40개 내외</w:t>
      </w:r>
      <w:r w:rsidRPr="00D70DBF">
        <w:t>로 알려져 있습니다. 중앙기록관리기관과의 계약 여부가 등록 유지 조건으로 작용하고 있습니다.</w:t>
      </w:r>
    </w:p>
    <w:p w14:paraId="1F711E55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2. 주요 문제점</w:t>
      </w:r>
    </w:p>
    <w:p w14:paraId="51A554DB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 xml:space="preserve">2.1 높은 </w:t>
      </w:r>
      <w:proofErr w:type="spellStart"/>
      <w:r w:rsidRPr="00D70DBF">
        <w:rPr>
          <w:b/>
          <w:bCs/>
        </w:rPr>
        <w:t>연체율</w:t>
      </w:r>
      <w:proofErr w:type="spellEnd"/>
    </w:p>
    <w:p w14:paraId="4EB53551" w14:textId="77777777" w:rsidR="00D70DBF" w:rsidRPr="00D70DBF" w:rsidRDefault="00D70DBF" w:rsidP="00D70DBF">
      <w:r w:rsidRPr="00D70DBF">
        <w:t xml:space="preserve">연체율은 2017년 말 5.5%, 2018년 말 10.9%, 2020년 6월 기준 16.6%로 상승했습니다. 이는 일부 고위험 부동산 P2P 위주의 미등록 업체에서 발생한 문제로, </w:t>
      </w:r>
      <w:r w:rsidRPr="00D70DBF">
        <w:rPr>
          <w:b/>
          <w:bCs/>
        </w:rPr>
        <w:t>전체 업계 평균 연체율로 보기에는 왜곡 소지가 있습니다</w:t>
      </w:r>
      <w:r w:rsidRPr="00D70DBF">
        <w:t>. 코로나19 팬데믹 장기화, 부동산 경기 둔화 등이 복합적으로 작용했습니다.</w:t>
      </w:r>
    </w:p>
    <w:p w14:paraId="18CB4383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2.2 부동산 대출 편중과 리스크 집중</w:t>
      </w:r>
    </w:p>
    <w:p w14:paraId="48E9BF52" w14:textId="77777777" w:rsidR="00D70DBF" w:rsidRPr="00D70DBF" w:rsidRDefault="00D70DBF" w:rsidP="00D70DBF">
      <w:r w:rsidRPr="00D70DBF">
        <w:t xml:space="preserve">2019년 6월 기준, 부동산 관련 대출 잔액은 8,797억원으로 전체 대출의 66%를 차지했으며, 이 중 </w:t>
      </w:r>
      <w:r w:rsidRPr="00D70DBF">
        <w:rPr>
          <w:b/>
          <w:bCs/>
        </w:rPr>
        <w:t>부동산 PF 등 고위험 자산에 집중된 업체들은 평균 연체율이 20.9%에 달했습니다</w:t>
      </w:r>
      <w:r w:rsidRPr="00D70DBF">
        <w:t xml:space="preserve">. 이는 부동산 시장 자체의 리스크보다는, </w:t>
      </w:r>
      <w:r w:rsidRPr="00D70DBF">
        <w:rPr>
          <w:b/>
          <w:bCs/>
        </w:rPr>
        <w:t>사업성 평가 미흡, 담보 구조 불안정, 허위 서류 등 심사 능력 부족</w:t>
      </w:r>
      <w:r w:rsidRPr="00D70DBF">
        <w:t>이 주요 원인으로 지목됩니다.</w:t>
      </w:r>
    </w:p>
    <w:p w14:paraId="4A5D989C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2.3 대형 사기 사건들</w:t>
      </w:r>
    </w:p>
    <w:p w14:paraId="03B48120" w14:textId="77777777" w:rsidR="00D70DBF" w:rsidRPr="00D70DBF" w:rsidRDefault="00D70DBF" w:rsidP="00D70DBF">
      <w:r w:rsidRPr="00D70DBF">
        <w:lastRenderedPageBreak/>
        <w:t>P2P업계는 여러 대형 사기 사건으로 시장 신뢰가 크게 훼손되었습니다.</w:t>
      </w:r>
    </w:p>
    <w:p w14:paraId="3ECA640B" w14:textId="77777777" w:rsidR="00D70DBF" w:rsidRPr="00D70DBF" w:rsidRDefault="00D70DBF" w:rsidP="00D70DBF">
      <w:pPr>
        <w:numPr>
          <w:ilvl w:val="0"/>
          <w:numId w:val="18"/>
        </w:numPr>
      </w:pPr>
      <w:proofErr w:type="spellStart"/>
      <w:r w:rsidRPr="00D70DBF">
        <w:rPr>
          <w:b/>
          <w:bCs/>
        </w:rPr>
        <w:t>루프펀딩</w:t>
      </w:r>
      <w:proofErr w:type="spellEnd"/>
      <w:r w:rsidRPr="00D70DBF">
        <w:rPr>
          <w:b/>
          <w:bCs/>
        </w:rPr>
        <w:t xml:space="preserve"> 사건</w:t>
      </w:r>
      <w:r w:rsidRPr="00D70DBF">
        <w:t xml:space="preserve">: 업계 상위권으로 알려진 </w:t>
      </w:r>
      <w:proofErr w:type="spellStart"/>
      <w:r w:rsidRPr="00D70DBF">
        <w:t>루프펀딩은</w:t>
      </w:r>
      <w:proofErr w:type="spellEnd"/>
      <w:r w:rsidRPr="00D70DBF">
        <w:t xml:space="preserve"> 건설업자와 경영진이 공모하여 약 400억원 규모의 사기를 벌였으며, 대규모 투자자 손실이 발생했습니다.</w:t>
      </w:r>
    </w:p>
    <w:p w14:paraId="756CD568" w14:textId="77777777" w:rsidR="00D70DBF" w:rsidRPr="00D70DBF" w:rsidRDefault="00D70DBF" w:rsidP="00D70DBF">
      <w:pPr>
        <w:numPr>
          <w:ilvl w:val="0"/>
          <w:numId w:val="18"/>
        </w:numPr>
      </w:pPr>
      <w:proofErr w:type="spellStart"/>
      <w:r w:rsidRPr="00D70DBF">
        <w:rPr>
          <w:b/>
          <w:bCs/>
        </w:rPr>
        <w:t>팝펀딩</w:t>
      </w:r>
      <w:proofErr w:type="spellEnd"/>
      <w:r w:rsidRPr="00D70DBF">
        <w:rPr>
          <w:b/>
          <w:bCs/>
        </w:rPr>
        <w:t xml:space="preserve"> 사건</w:t>
      </w:r>
      <w:r w:rsidRPr="00D70DBF">
        <w:t xml:space="preserve">: 초기 P2P업체 중 하나였던 </w:t>
      </w:r>
      <w:proofErr w:type="spellStart"/>
      <w:r w:rsidRPr="00D70DBF">
        <w:t>팝펀딩은</w:t>
      </w:r>
      <w:proofErr w:type="spellEnd"/>
      <w:r w:rsidRPr="00D70DBF">
        <w:t xml:space="preserve"> 2020년 기준 연체율이 96%를 넘었으며, 경영진이 550억원대 사기·횡령 혐의로 기소되었습니다.</w:t>
      </w:r>
    </w:p>
    <w:p w14:paraId="6B43E7B2" w14:textId="77777777" w:rsidR="00D70DBF" w:rsidRPr="00D70DBF" w:rsidRDefault="00D70DBF" w:rsidP="00D70DBF">
      <w:pPr>
        <w:numPr>
          <w:ilvl w:val="0"/>
          <w:numId w:val="18"/>
        </w:numPr>
      </w:pPr>
      <w:r w:rsidRPr="00D70DBF">
        <w:rPr>
          <w:b/>
          <w:bCs/>
        </w:rPr>
        <w:t>기타 사건들</w:t>
      </w:r>
      <w:r w:rsidRPr="00D70DBF">
        <w:t xml:space="preserve">: </w:t>
      </w:r>
      <w:proofErr w:type="spellStart"/>
      <w:r w:rsidRPr="00D70DBF">
        <w:t>펀듀</w:t>
      </w:r>
      <w:proofErr w:type="spellEnd"/>
      <w:r w:rsidRPr="00D70DBF">
        <w:t xml:space="preserve">, </w:t>
      </w:r>
      <w:proofErr w:type="spellStart"/>
      <w:r w:rsidRPr="00D70DBF">
        <w:t>헤라펀딩</w:t>
      </w:r>
      <w:proofErr w:type="spellEnd"/>
      <w:r w:rsidRPr="00D70DBF">
        <w:t xml:space="preserve">, 2시펀딩, 오리펀드, </w:t>
      </w:r>
      <w:proofErr w:type="spellStart"/>
      <w:r w:rsidRPr="00D70DBF">
        <w:t>아나리츠</w:t>
      </w:r>
      <w:proofErr w:type="spellEnd"/>
      <w:r w:rsidRPr="00D70DBF">
        <w:t xml:space="preserve">, </w:t>
      </w:r>
      <w:proofErr w:type="spellStart"/>
      <w:r w:rsidRPr="00D70DBF">
        <w:t>빌리</w:t>
      </w:r>
      <w:proofErr w:type="spellEnd"/>
      <w:r w:rsidRPr="00D70DBF">
        <w:t xml:space="preserve"> 등에서도 허위담보, 유용, 횡령, 부실대출 등이 연이어 발생하며 투자자 피해가 누적되었습니다.</w:t>
      </w:r>
    </w:p>
    <w:p w14:paraId="271C8DAE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2.4 투자자 보호 미흡</w:t>
      </w:r>
    </w:p>
    <w:p w14:paraId="0D7402FD" w14:textId="77777777" w:rsidR="00D70DBF" w:rsidRPr="00D70DBF" w:rsidRDefault="00D70DBF" w:rsidP="00D70DBF">
      <w:proofErr w:type="spellStart"/>
      <w:r w:rsidRPr="00D70DBF">
        <w:t>온투법</w:t>
      </w:r>
      <w:proofErr w:type="spellEnd"/>
      <w:r w:rsidRPr="00D70DBF">
        <w:t xml:space="preserve"> 시행 이전에는 P2P업체에 대한 명확한 감독 규정이 없어, </w:t>
      </w:r>
      <w:r w:rsidRPr="00D70DBF">
        <w:rPr>
          <w:b/>
          <w:bCs/>
        </w:rPr>
        <w:t>정보 비대칭과 허위정보 제공, 자금 유용 등의 문제가 구조적으로 반복</w:t>
      </w:r>
      <w:r w:rsidRPr="00D70DBF">
        <w:t>되었습니다.</w:t>
      </w:r>
    </w:p>
    <w:p w14:paraId="32177140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3. 정부의 대책</w:t>
      </w:r>
    </w:p>
    <w:p w14:paraId="486082F6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 xml:space="preserve">3.1 </w:t>
      </w:r>
      <w:proofErr w:type="spellStart"/>
      <w:r w:rsidRPr="00D70DBF">
        <w:rPr>
          <w:b/>
          <w:bCs/>
        </w:rPr>
        <w:t>온투법</w:t>
      </w:r>
      <w:proofErr w:type="spellEnd"/>
      <w:r w:rsidRPr="00D70DBF">
        <w:rPr>
          <w:b/>
          <w:bCs/>
        </w:rPr>
        <w:t xml:space="preserve"> 제정 및 시행</w:t>
      </w:r>
    </w:p>
    <w:p w14:paraId="398CE19F" w14:textId="77777777" w:rsidR="00D70DBF" w:rsidRPr="00D70DBF" w:rsidRDefault="00D70DBF" w:rsidP="00D70DBF">
      <w:r w:rsidRPr="00D70DBF">
        <w:t xml:space="preserve">2020년 8월 시행된 </w:t>
      </w:r>
      <w:proofErr w:type="spellStart"/>
      <w:r w:rsidRPr="00D70DBF">
        <w:t>온투법을</w:t>
      </w:r>
      <w:proofErr w:type="spellEnd"/>
      <w:r w:rsidRPr="00D70DBF">
        <w:t xml:space="preserve"> 통해 제도권 금융 편입이 </w:t>
      </w:r>
      <w:proofErr w:type="spellStart"/>
      <w:r w:rsidRPr="00D70DBF">
        <w:t>가능해졌습니다</w:t>
      </w:r>
      <w:proofErr w:type="spellEnd"/>
      <w:r w:rsidRPr="00D70DBF">
        <w:t>. 주요 내용은 다음과 같습니다:</w:t>
      </w:r>
    </w:p>
    <w:p w14:paraId="6CB86AD3" w14:textId="77777777" w:rsidR="00D70DBF" w:rsidRPr="00D70DBF" w:rsidRDefault="00D70DBF" w:rsidP="00D70DBF">
      <w:pPr>
        <w:numPr>
          <w:ilvl w:val="0"/>
          <w:numId w:val="19"/>
        </w:numPr>
      </w:pPr>
      <w:r w:rsidRPr="00D70DBF">
        <w:t>투자금 예치 의무화</w:t>
      </w:r>
    </w:p>
    <w:p w14:paraId="79E7073A" w14:textId="77777777" w:rsidR="00D70DBF" w:rsidRPr="00D70DBF" w:rsidRDefault="00D70DBF" w:rsidP="00D70DBF">
      <w:pPr>
        <w:numPr>
          <w:ilvl w:val="0"/>
          <w:numId w:val="19"/>
        </w:numPr>
      </w:pPr>
      <w:r w:rsidRPr="00D70DBF">
        <w:t>투자자 보호 및 리스크 공시 의무 강화</w:t>
      </w:r>
    </w:p>
    <w:p w14:paraId="2F0D2F89" w14:textId="77777777" w:rsidR="00D70DBF" w:rsidRPr="00D70DBF" w:rsidRDefault="00D70DBF" w:rsidP="00D70DBF">
      <w:pPr>
        <w:numPr>
          <w:ilvl w:val="0"/>
          <w:numId w:val="19"/>
        </w:numPr>
      </w:pPr>
      <w:r w:rsidRPr="00D70DBF">
        <w:t>고위험 상품 취급 제한</w:t>
      </w:r>
    </w:p>
    <w:p w14:paraId="27E5712A" w14:textId="77777777" w:rsidR="00D70DBF" w:rsidRPr="00D70DBF" w:rsidRDefault="00D70DBF" w:rsidP="00D70DBF">
      <w:pPr>
        <w:numPr>
          <w:ilvl w:val="0"/>
          <w:numId w:val="19"/>
        </w:numPr>
      </w:pPr>
      <w:r w:rsidRPr="00D70DBF">
        <w:t>투자자별·상품별 투자 한도 설정</w:t>
      </w:r>
    </w:p>
    <w:p w14:paraId="28331C4B" w14:textId="77777777" w:rsidR="00D70DBF" w:rsidRPr="00D70DBF" w:rsidRDefault="00D70DBF" w:rsidP="00D70DBF">
      <w:pPr>
        <w:numPr>
          <w:ilvl w:val="0"/>
          <w:numId w:val="19"/>
        </w:numPr>
      </w:pPr>
      <w:r w:rsidRPr="00D70DBF">
        <w:t>과도한 리워드, 손실 보전 금지</w:t>
      </w:r>
    </w:p>
    <w:p w14:paraId="4BD14063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3.2 등록 요건 강화</w:t>
      </w:r>
    </w:p>
    <w:p w14:paraId="359FF952" w14:textId="77777777" w:rsidR="00D70DBF" w:rsidRPr="00D70DBF" w:rsidRDefault="00D70DBF" w:rsidP="00D70DBF">
      <w:proofErr w:type="spellStart"/>
      <w:r w:rsidRPr="00D70DBF">
        <w:t>온투업</w:t>
      </w:r>
      <w:proofErr w:type="spellEnd"/>
      <w:r w:rsidRPr="00D70DBF">
        <w:t xml:space="preserve"> 등록을 위해 다음 요건이 필요합니다:</w:t>
      </w:r>
    </w:p>
    <w:p w14:paraId="552C9315" w14:textId="77777777" w:rsidR="00D70DBF" w:rsidRPr="00D70DBF" w:rsidRDefault="00D70DBF" w:rsidP="00D70DBF">
      <w:pPr>
        <w:numPr>
          <w:ilvl w:val="0"/>
          <w:numId w:val="20"/>
        </w:numPr>
      </w:pPr>
      <w:r w:rsidRPr="00D70DBF">
        <w:t>연계대출 규모에 따라 최소 자기자본 5억원 이상</w:t>
      </w:r>
    </w:p>
    <w:p w14:paraId="2A1373BB" w14:textId="77777777" w:rsidR="00D70DBF" w:rsidRPr="00D70DBF" w:rsidRDefault="00D70DBF" w:rsidP="00D70DBF">
      <w:pPr>
        <w:numPr>
          <w:ilvl w:val="0"/>
          <w:numId w:val="20"/>
        </w:numPr>
      </w:pPr>
      <w:r w:rsidRPr="00D70DBF">
        <w:t xml:space="preserve">사업계획, 내부통제, </w:t>
      </w:r>
      <w:proofErr w:type="spellStart"/>
      <w:r w:rsidRPr="00D70DBF">
        <w:t>리스크관리</w:t>
      </w:r>
      <w:proofErr w:type="spellEnd"/>
      <w:r w:rsidRPr="00D70DBF">
        <w:t xml:space="preserve"> 체계 구비</w:t>
      </w:r>
    </w:p>
    <w:p w14:paraId="474BA460" w14:textId="77777777" w:rsidR="00D70DBF" w:rsidRPr="00D70DBF" w:rsidRDefault="00D70DBF" w:rsidP="00D70DBF">
      <w:pPr>
        <w:numPr>
          <w:ilvl w:val="0"/>
          <w:numId w:val="20"/>
        </w:numPr>
      </w:pPr>
      <w:r w:rsidRPr="00D70DBF">
        <w:t>임원 제재 이력 및 대주주 신용 상태 심사</w:t>
      </w:r>
    </w:p>
    <w:p w14:paraId="3BEDCFBE" w14:textId="77777777" w:rsidR="00D70DBF" w:rsidRPr="00D70DBF" w:rsidRDefault="00D70DBF" w:rsidP="00D70DBF">
      <w:pPr>
        <w:numPr>
          <w:ilvl w:val="0"/>
          <w:numId w:val="20"/>
        </w:numPr>
      </w:pPr>
      <w:r w:rsidRPr="00D70DBF">
        <w:t>IT·회계·고객자산 분리 관련 설비 및 인력 확보</w:t>
      </w:r>
    </w:p>
    <w:p w14:paraId="2D476FD6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3.3 투자자 보호 강화</w:t>
      </w:r>
    </w:p>
    <w:p w14:paraId="289A26FB" w14:textId="77777777" w:rsidR="00D70DBF" w:rsidRPr="00D70DBF" w:rsidRDefault="00D70DBF" w:rsidP="00D70DBF">
      <w:pPr>
        <w:numPr>
          <w:ilvl w:val="0"/>
          <w:numId w:val="21"/>
        </w:numPr>
      </w:pPr>
      <w:r w:rsidRPr="00D70DBF">
        <w:t>잔존업무 처리 계약 사전 체결 의무화</w:t>
      </w:r>
    </w:p>
    <w:p w14:paraId="3CD6348A" w14:textId="77777777" w:rsidR="00D70DBF" w:rsidRPr="00D70DBF" w:rsidRDefault="00D70DBF" w:rsidP="00D70DBF">
      <w:pPr>
        <w:numPr>
          <w:ilvl w:val="0"/>
          <w:numId w:val="21"/>
        </w:numPr>
      </w:pPr>
      <w:r w:rsidRPr="00D70DBF">
        <w:lastRenderedPageBreak/>
        <w:t>예치금 전용 관리 체계 운영</w:t>
      </w:r>
    </w:p>
    <w:p w14:paraId="00AA654F" w14:textId="77777777" w:rsidR="00D70DBF" w:rsidRPr="00D70DBF" w:rsidRDefault="00D70DBF" w:rsidP="00D70DBF">
      <w:pPr>
        <w:numPr>
          <w:ilvl w:val="0"/>
          <w:numId w:val="21"/>
        </w:numPr>
      </w:pPr>
      <w:r w:rsidRPr="00D70DBF">
        <w:t xml:space="preserve">대형 </w:t>
      </w:r>
      <w:proofErr w:type="spellStart"/>
      <w:r w:rsidRPr="00D70DBF">
        <w:t>온투업체에</w:t>
      </w:r>
      <w:proofErr w:type="spellEnd"/>
      <w:r w:rsidRPr="00D70DBF">
        <w:t xml:space="preserve"> 대한 상시 감독관 파견</w:t>
      </w:r>
    </w:p>
    <w:p w14:paraId="23FD2CA4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3.4 규제 개선 방안</w:t>
      </w:r>
    </w:p>
    <w:p w14:paraId="42A6581C" w14:textId="77777777" w:rsidR="00D70DBF" w:rsidRPr="00D70DBF" w:rsidRDefault="00D70DBF" w:rsidP="00D70DBF">
      <w:r w:rsidRPr="00D70DBF">
        <w:t>2024년 1월 금융위원회는 업계 활성화를 위한 규제 완화 조치를 발표했습니다.</w:t>
      </w:r>
    </w:p>
    <w:p w14:paraId="028F08EC" w14:textId="77777777" w:rsidR="00D70DBF" w:rsidRPr="00D70DBF" w:rsidRDefault="00D70DBF" w:rsidP="00D70DBF">
      <w:pPr>
        <w:numPr>
          <w:ilvl w:val="0"/>
          <w:numId w:val="22"/>
        </w:numPr>
      </w:pPr>
      <w:r w:rsidRPr="00D70DBF">
        <w:t>연계투자상품 예약 거래 허용</w:t>
      </w:r>
    </w:p>
    <w:p w14:paraId="44560054" w14:textId="77777777" w:rsidR="00D70DBF" w:rsidRPr="00D70DBF" w:rsidRDefault="00D70DBF" w:rsidP="00D70DBF">
      <w:pPr>
        <w:numPr>
          <w:ilvl w:val="0"/>
          <w:numId w:val="22"/>
        </w:numPr>
      </w:pPr>
      <w:r w:rsidRPr="00D70DBF">
        <w:t>저축은행 등 기관투자자 참여 허용</w:t>
      </w:r>
    </w:p>
    <w:p w14:paraId="5FBD78E3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4. 향후 과제 및 전망</w:t>
      </w:r>
    </w:p>
    <w:p w14:paraId="02D38538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4.1 시장 신뢰 회복</w:t>
      </w:r>
    </w:p>
    <w:p w14:paraId="07AA6647" w14:textId="77777777" w:rsidR="00D70DBF" w:rsidRPr="00D70DBF" w:rsidRDefault="00D70DBF" w:rsidP="00D70DBF">
      <w:r w:rsidRPr="00D70DBF">
        <w:t xml:space="preserve">반복된 사기 사건으로 훼손된 투자자 신뢰 회복을 위해 </w:t>
      </w:r>
      <w:r w:rsidRPr="00D70DBF">
        <w:rPr>
          <w:b/>
          <w:bCs/>
        </w:rPr>
        <w:t>정보공시 투명성 제고, 적격 투자자 중심 운영, 상시 감독 강화</w:t>
      </w:r>
      <w:r w:rsidRPr="00D70DBF">
        <w:t>가 필요합니다.</w:t>
      </w:r>
    </w:p>
    <w:p w14:paraId="2F22565D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 xml:space="preserve">4.2 </w:t>
      </w:r>
      <w:proofErr w:type="spellStart"/>
      <w:r w:rsidRPr="00D70DBF">
        <w:rPr>
          <w:b/>
          <w:bCs/>
        </w:rPr>
        <w:t>연체율</w:t>
      </w:r>
      <w:proofErr w:type="spellEnd"/>
      <w:r w:rsidRPr="00D70DBF">
        <w:rPr>
          <w:b/>
          <w:bCs/>
        </w:rPr>
        <w:t xml:space="preserve"> 구조적 개선</w:t>
      </w:r>
    </w:p>
    <w:p w14:paraId="5357EA78" w14:textId="77777777" w:rsidR="00D70DBF" w:rsidRPr="00D70DBF" w:rsidRDefault="00D70DBF" w:rsidP="00D70DBF">
      <w:r w:rsidRPr="00D70DBF">
        <w:t xml:space="preserve">담보대출의 단순 축소보다, </w:t>
      </w:r>
      <w:r w:rsidRPr="00D70DBF">
        <w:rPr>
          <w:b/>
          <w:bCs/>
        </w:rPr>
        <w:t>담보 가치 평가, 대출 구조의 리스크 분산, 정교한 심사 체계 구축</w:t>
      </w:r>
      <w:r w:rsidRPr="00D70DBF">
        <w:t xml:space="preserve">을 통해 구조적 </w:t>
      </w:r>
      <w:proofErr w:type="spellStart"/>
      <w:r w:rsidRPr="00D70DBF">
        <w:t>연체율</w:t>
      </w:r>
      <w:proofErr w:type="spellEnd"/>
      <w:r w:rsidRPr="00D70DBF">
        <w:t xml:space="preserve"> 관리가 요구됩니다.</w:t>
      </w:r>
    </w:p>
    <w:p w14:paraId="6ECACD21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4.3 포용금융의 실질적 실현</w:t>
      </w:r>
    </w:p>
    <w:p w14:paraId="752C50BD" w14:textId="77777777" w:rsidR="00D70DBF" w:rsidRPr="00D70DBF" w:rsidRDefault="00D70DBF" w:rsidP="00D70DBF">
      <w:proofErr w:type="spellStart"/>
      <w:r w:rsidRPr="00D70DBF">
        <w:t>온투업의</w:t>
      </w:r>
      <w:proofErr w:type="spellEnd"/>
      <w:r w:rsidRPr="00D70DBF">
        <w:t xml:space="preserve"> 본래 취지인 </w:t>
      </w:r>
      <w:r w:rsidRPr="00D70DBF">
        <w:rPr>
          <w:b/>
          <w:bCs/>
        </w:rPr>
        <w:t>중·</w:t>
      </w:r>
      <w:proofErr w:type="spellStart"/>
      <w:r w:rsidRPr="00D70DBF">
        <w:rPr>
          <w:b/>
          <w:bCs/>
        </w:rPr>
        <w:t>저신용자</w:t>
      </w:r>
      <w:proofErr w:type="spellEnd"/>
      <w:r w:rsidRPr="00D70DBF">
        <w:rPr>
          <w:b/>
          <w:bCs/>
        </w:rPr>
        <w:t xml:space="preserve"> 대상 </w:t>
      </w:r>
      <w:proofErr w:type="spellStart"/>
      <w:r w:rsidRPr="00D70DBF">
        <w:rPr>
          <w:b/>
          <w:bCs/>
        </w:rPr>
        <w:t>중금리</w:t>
      </w:r>
      <w:proofErr w:type="spellEnd"/>
      <w:r w:rsidRPr="00D70DBF">
        <w:rPr>
          <w:b/>
          <w:bCs/>
        </w:rPr>
        <w:t xml:space="preserve"> 대출 중개 확대</w:t>
      </w:r>
      <w:r w:rsidRPr="00D70DBF">
        <w:t xml:space="preserve">를 위해, 대안신용평가모형 활성화 및 데이터 기반 차등금리 적용이 필요합니다. 다만, 현실적으로 고금리 단기대출 중심으로 운영되었던 문제를 고려해 </w:t>
      </w:r>
      <w:r w:rsidRPr="00D70DBF">
        <w:rPr>
          <w:b/>
          <w:bCs/>
        </w:rPr>
        <w:t>제도적 유인 구조 개선</w:t>
      </w:r>
      <w:r w:rsidRPr="00D70DBF">
        <w:t>이 동반되어야 합니다.</w:t>
      </w:r>
    </w:p>
    <w:p w14:paraId="40225646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4.4 지속적인 제도 개선</w:t>
      </w:r>
    </w:p>
    <w:p w14:paraId="00549FC3" w14:textId="77777777" w:rsidR="00D70DBF" w:rsidRPr="00D70DBF" w:rsidRDefault="00D70DBF" w:rsidP="00D70DBF">
      <w:proofErr w:type="spellStart"/>
      <w:r w:rsidRPr="00D70DBF">
        <w:t>온투법</w:t>
      </w:r>
      <w:proofErr w:type="spellEnd"/>
      <w:r w:rsidRPr="00D70DBF">
        <w:t xml:space="preserve"> 시행령 및 하위 규정은 시장 변화에 따라 </w:t>
      </w:r>
      <w:r w:rsidRPr="00D70DBF">
        <w:rPr>
          <w:b/>
          <w:bCs/>
        </w:rPr>
        <w:t>유연하고 실질적인 개선이 필요</w:t>
      </w:r>
      <w:r w:rsidRPr="00D70DBF">
        <w:t>하며, 혁신적 금융 서비스와 투자자 보호의 균형점을 지속적으로 모색해야 합니다.</w:t>
      </w:r>
    </w:p>
    <w:p w14:paraId="4981B7A2" w14:textId="77777777" w:rsidR="00D70DBF" w:rsidRPr="00D70DBF" w:rsidRDefault="00D70DBF" w:rsidP="00D70DBF">
      <w:r w:rsidRPr="00D70DBF">
        <w:pict w14:anchorId="2FD7448E">
          <v:rect id="_x0000_i1135" style="width:0;height:1.5pt" o:hralign="center" o:hrstd="t" o:hr="t" fillcolor="#a0a0a0" stroked="f"/>
        </w:pict>
      </w:r>
    </w:p>
    <w:p w14:paraId="106E99BF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결론</w:t>
      </w:r>
    </w:p>
    <w:p w14:paraId="7E0CF8B8" w14:textId="77777777" w:rsidR="00D70DBF" w:rsidRPr="00D70DBF" w:rsidRDefault="00D70DBF" w:rsidP="00D70DBF">
      <w:r w:rsidRPr="00D70DBF">
        <w:t xml:space="preserve">한국의 P2P금융 산업은 제도화 이전의 급성장기를 거쳐 사기 사건과 신뢰 위기를 경험했고, 현재는 </w:t>
      </w:r>
      <w:proofErr w:type="spellStart"/>
      <w:r w:rsidRPr="00D70DBF">
        <w:t>온투법을</w:t>
      </w:r>
      <w:proofErr w:type="spellEnd"/>
      <w:r w:rsidRPr="00D70DBF">
        <w:t xml:space="preserve"> 통해 제도적 안착을 시도하고 있습니다. 향후 과제로는 </w:t>
      </w:r>
      <w:r w:rsidRPr="00D70DBF">
        <w:rPr>
          <w:b/>
          <w:bCs/>
        </w:rPr>
        <w:t>건전성 확보</w:t>
      </w:r>
      <w:r w:rsidRPr="00D70DBF">
        <w:t xml:space="preserve">, </w:t>
      </w:r>
      <w:r w:rsidRPr="00D70DBF">
        <w:rPr>
          <w:b/>
          <w:bCs/>
        </w:rPr>
        <w:t>투명한 정보공시</w:t>
      </w:r>
      <w:r w:rsidRPr="00D70DBF">
        <w:t xml:space="preserve">, </w:t>
      </w:r>
      <w:r w:rsidRPr="00D70DBF">
        <w:rPr>
          <w:b/>
          <w:bCs/>
        </w:rPr>
        <w:t>리스크 관리 체계 강화</w:t>
      </w:r>
      <w:r w:rsidRPr="00D70DBF">
        <w:t xml:space="preserve">, </w:t>
      </w:r>
      <w:r w:rsidRPr="00D70DBF">
        <w:rPr>
          <w:b/>
          <w:bCs/>
        </w:rPr>
        <w:t>포용금융 본래 목적 실현</w:t>
      </w:r>
      <w:r w:rsidRPr="00D70DBF">
        <w:t xml:space="preserve">이 핵심이며, 정부와 업계의 </w:t>
      </w:r>
      <w:r w:rsidRPr="00D70DBF">
        <w:rPr>
          <w:b/>
          <w:bCs/>
        </w:rPr>
        <w:t>협업 기반의 규제 개선</w:t>
      </w:r>
      <w:r w:rsidRPr="00D70DBF">
        <w:t>이 병행되어야 지속 가능성이 확보될 수 있습니다.</w:t>
      </w:r>
    </w:p>
    <w:p w14:paraId="51944943" w14:textId="77777777" w:rsidR="0028244C" w:rsidRPr="00D70DBF" w:rsidRDefault="0028244C" w:rsidP="0028244C"/>
    <w:p w14:paraId="6494D404" w14:textId="77777777" w:rsidR="0028244C" w:rsidRDefault="0028244C" w:rsidP="0028244C"/>
    <w:p w14:paraId="4765E22F" w14:textId="146CAD3E" w:rsidR="00D70DBF" w:rsidRDefault="00D70DBF" w:rsidP="00D70DBF">
      <w:pPr>
        <w:rPr>
          <w:rFonts w:hint="eastAsia"/>
          <w:b/>
          <w:bCs/>
        </w:rPr>
      </w:pPr>
      <w:r w:rsidRPr="00D70DBF">
        <w:rPr>
          <w:b/>
          <w:bCs/>
        </w:rPr>
        <w:lastRenderedPageBreak/>
        <w:t>P2P 시장의 신뢰 회복 방안, 남은 문제점, 그리고 보완 대책</w:t>
      </w:r>
      <w:r>
        <w:rPr>
          <w:rFonts w:hint="eastAsia"/>
          <w:b/>
          <w:bCs/>
        </w:rPr>
        <w:t>(수정안)</w:t>
      </w:r>
    </w:p>
    <w:p w14:paraId="4A161B2C" w14:textId="7ED18846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1. 현재 진행 중인 신뢰 회복 방안</w:t>
      </w:r>
    </w:p>
    <w:p w14:paraId="4D1D3CDA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 xml:space="preserve">1.1 제도권 편입과 </w:t>
      </w:r>
      <w:proofErr w:type="spellStart"/>
      <w:r w:rsidRPr="00D70DBF">
        <w:rPr>
          <w:b/>
          <w:bCs/>
        </w:rPr>
        <w:t>옥석가리기</w:t>
      </w:r>
      <w:proofErr w:type="spellEnd"/>
    </w:p>
    <w:p w14:paraId="75B4572D" w14:textId="77777777" w:rsidR="00D70DBF" w:rsidRPr="00D70DBF" w:rsidRDefault="00D70DBF" w:rsidP="00D70DBF">
      <w:pPr>
        <w:numPr>
          <w:ilvl w:val="0"/>
          <w:numId w:val="7"/>
        </w:numPr>
      </w:pPr>
      <w:r w:rsidRPr="00D70DBF">
        <w:t xml:space="preserve">2020년 </w:t>
      </w:r>
      <w:proofErr w:type="spellStart"/>
      <w:r w:rsidRPr="00D70DBF">
        <w:t>온투법</w:t>
      </w:r>
      <w:proofErr w:type="spellEnd"/>
      <w:r w:rsidRPr="00D70DBF">
        <w:t xml:space="preserve"> 시행 이후, 약 240여 개 P2P업체 중 10% 이하인 </w:t>
      </w:r>
      <w:proofErr w:type="spellStart"/>
      <w:r w:rsidRPr="00D70DBF">
        <w:t>업체들만이</w:t>
      </w:r>
      <w:proofErr w:type="spellEnd"/>
      <w:r w:rsidRPr="00D70DBF">
        <w:t xml:space="preserve"> 등록 요건을 충족해 제도권에 진입함.</w:t>
      </w:r>
    </w:p>
    <w:p w14:paraId="22814D57" w14:textId="77777777" w:rsidR="00D70DBF" w:rsidRPr="00D70DBF" w:rsidRDefault="00D70DBF" w:rsidP="00D70DBF">
      <w:pPr>
        <w:numPr>
          <w:ilvl w:val="0"/>
          <w:numId w:val="7"/>
        </w:numPr>
      </w:pPr>
      <w:r w:rsidRPr="00D70DBF">
        <w:t>등록 요건으로 자기자본 요건, 내부통제 체계, 대주주 검증 등이 요구됨.</w:t>
      </w:r>
    </w:p>
    <w:p w14:paraId="5580BCF9" w14:textId="77777777" w:rsidR="00D70DBF" w:rsidRPr="00D70DBF" w:rsidRDefault="00D70DBF" w:rsidP="00D70DBF">
      <w:pPr>
        <w:numPr>
          <w:ilvl w:val="0"/>
          <w:numId w:val="7"/>
        </w:numPr>
      </w:pPr>
      <w:r w:rsidRPr="00D70DBF">
        <w:t>부실 및 불법 업체의 퇴출을 유도하고 업계 투명성 향상에 기여함.</w:t>
      </w:r>
    </w:p>
    <w:p w14:paraId="46DE8967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1.2 세후 수익률 개선</w:t>
      </w:r>
    </w:p>
    <w:p w14:paraId="624A124D" w14:textId="77777777" w:rsidR="00D70DBF" w:rsidRPr="00D70DBF" w:rsidRDefault="00D70DBF" w:rsidP="00D70DBF">
      <w:pPr>
        <w:numPr>
          <w:ilvl w:val="0"/>
          <w:numId w:val="8"/>
        </w:numPr>
      </w:pPr>
      <w:r w:rsidRPr="00D70DBF">
        <w:t>기존에는 P2P 수익에 대해 27.5%의 비영업대금 이익 과세 적용.</w:t>
      </w:r>
    </w:p>
    <w:p w14:paraId="4EAD04AA" w14:textId="77777777" w:rsidR="00D70DBF" w:rsidRPr="00D70DBF" w:rsidRDefault="00D70DBF" w:rsidP="00D70DBF">
      <w:pPr>
        <w:numPr>
          <w:ilvl w:val="0"/>
          <w:numId w:val="8"/>
        </w:numPr>
      </w:pPr>
      <w:r w:rsidRPr="00D70DBF">
        <w:t>2023년부터 이자소득세율인 15.4%로 전환되어 투자자 세후 수익률이 개선됨.</w:t>
      </w:r>
    </w:p>
    <w:p w14:paraId="5E98CECA" w14:textId="77777777" w:rsidR="00D70DBF" w:rsidRPr="00D70DBF" w:rsidRDefault="00D70DBF" w:rsidP="00D70DBF">
      <w:pPr>
        <w:numPr>
          <w:ilvl w:val="0"/>
          <w:numId w:val="8"/>
        </w:numPr>
      </w:pPr>
      <w:r w:rsidRPr="00D70DBF">
        <w:t>연 수익률 10% 기준으로 약 1.2%p 세후 수익 상승 효과가 발생함.</w:t>
      </w:r>
    </w:p>
    <w:p w14:paraId="2741FDD7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1.3 규제 개선 조치 발표</w:t>
      </w:r>
    </w:p>
    <w:p w14:paraId="29B3EE82" w14:textId="77777777" w:rsidR="00D70DBF" w:rsidRPr="00D70DBF" w:rsidRDefault="00D70DBF" w:rsidP="00D70DBF">
      <w:pPr>
        <w:numPr>
          <w:ilvl w:val="0"/>
          <w:numId w:val="9"/>
        </w:numPr>
      </w:pPr>
      <w:r w:rsidRPr="00D70DBF">
        <w:t xml:space="preserve">2024년 금융위원회는 </w:t>
      </w:r>
      <w:proofErr w:type="spellStart"/>
      <w:r w:rsidRPr="00D70DBF">
        <w:t>온투업</w:t>
      </w:r>
      <w:proofErr w:type="spellEnd"/>
      <w:r w:rsidRPr="00D70DBF">
        <w:t xml:space="preserve"> 활성화를 위한 규제 개선안을 발표함.</w:t>
      </w:r>
    </w:p>
    <w:p w14:paraId="76D1BD0D" w14:textId="77777777" w:rsidR="00D70DBF" w:rsidRPr="00D70DBF" w:rsidRDefault="00D70DBF" w:rsidP="00D70DBF">
      <w:pPr>
        <w:numPr>
          <w:ilvl w:val="1"/>
          <w:numId w:val="9"/>
        </w:numPr>
      </w:pPr>
      <w:r w:rsidRPr="00D70DBF">
        <w:t>연계투자 예약거래 허용</w:t>
      </w:r>
    </w:p>
    <w:p w14:paraId="674E9508" w14:textId="77777777" w:rsidR="00D70DBF" w:rsidRPr="00D70DBF" w:rsidRDefault="00D70DBF" w:rsidP="00D70DBF">
      <w:pPr>
        <w:numPr>
          <w:ilvl w:val="1"/>
          <w:numId w:val="9"/>
        </w:numPr>
      </w:pPr>
      <w:r w:rsidRPr="00D70DBF">
        <w:t>기관투자 허용</w:t>
      </w:r>
    </w:p>
    <w:p w14:paraId="4CB830BE" w14:textId="77777777" w:rsidR="00D70DBF" w:rsidRPr="00D70DBF" w:rsidRDefault="00D70DBF" w:rsidP="00D70DBF">
      <w:pPr>
        <w:numPr>
          <w:ilvl w:val="1"/>
          <w:numId w:val="9"/>
        </w:numPr>
      </w:pPr>
      <w:r w:rsidRPr="00D70DBF">
        <w:t>개인 투자 한도 상향 (3천만원 → 4천만원)</w:t>
      </w:r>
    </w:p>
    <w:p w14:paraId="5132C4E3" w14:textId="77777777" w:rsidR="00D70DBF" w:rsidRPr="00D70DBF" w:rsidRDefault="00D70DBF" w:rsidP="00D70DBF">
      <w:pPr>
        <w:numPr>
          <w:ilvl w:val="1"/>
          <w:numId w:val="9"/>
        </w:numPr>
      </w:pPr>
      <w:r w:rsidRPr="00D70DBF">
        <w:t>금융결제원 수수료 인하 (0.24% → 0.164%)</w:t>
      </w:r>
    </w:p>
    <w:p w14:paraId="23B80678" w14:textId="77777777" w:rsidR="00D70DBF" w:rsidRPr="00D70DBF" w:rsidRDefault="00D70DBF" w:rsidP="00D70DBF">
      <w:pPr>
        <w:numPr>
          <w:ilvl w:val="0"/>
          <w:numId w:val="9"/>
        </w:numPr>
      </w:pPr>
      <w:r w:rsidRPr="00D70DBF">
        <w:t>유동성 확대와 진입 장벽 완화를 통한 투자 기반 확장을 목표로 함.</w:t>
      </w:r>
    </w:p>
    <w:p w14:paraId="65DCE070" w14:textId="1788E18B" w:rsidR="00D70DBF" w:rsidRPr="00D70DBF" w:rsidRDefault="00D70DBF" w:rsidP="00D70DBF"/>
    <w:p w14:paraId="659B2764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2. 여전히 존재하는 문제점</w:t>
      </w:r>
    </w:p>
    <w:p w14:paraId="0C430717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2.1 시장 위축</w:t>
      </w:r>
    </w:p>
    <w:p w14:paraId="0273B615" w14:textId="77777777" w:rsidR="00D70DBF" w:rsidRPr="00D70DBF" w:rsidRDefault="00D70DBF" w:rsidP="00D70DBF">
      <w:pPr>
        <w:numPr>
          <w:ilvl w:val="0"/>
          <w:numId w:val="10"/>
        </w:numPr>
      </w:pPr>
      <w:r w:rsidRPr="00D70DBF">
        <w:t>P2P 금융 시장 규모는 2018년 약 4.3조원에서 2023년 약 2.5조원 수준으로 축소됨.</w:t>
      </w:r>
    </w:p>
    <w:p w14:paraId="2C1CE400" w14:textId="77777777" w:rsidR="00D70DBF" w:rsidRPr="00D70DBF" w:rsidRDefault="00D70DBF" w:rsidP="00D70DBF">
      <w:pPr>
        <w:numPr>
          <w:ilvl w:val="0"/>
          <w:numId w:val="10"/>
        </w:numPr>
      </w:pPr>
      <w:r w:rsidRPr="00D70DBF">
        <w:t>등록 요건 충족에 실패한 다수 업체의 폐업, 신규 투자자 감소, 자금 유입 둔화가 복합적으로 작용함.</w:t>
      </w:r>
    </w:p>
    <w:p w14:paraId="6B639975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2.2 자동분산투자 중단</w:t>
      </w:r>
    </w:p>
    <w:p w14:paraId="67031CF4" w14:textId="77777777" w:rsidR="00D70DBF" w:rsidRPr="00D70DBF" w:rsidRDefault="00D70DBF" w:rsidP="00D70DBF">
      <w:pPr>
        <w:numPr>
          <w:ilvl w:val="0"/>
          <w:numId w:val="11"/>
        </w:numPr>
      </w:pPr>
      <w:r w:rsidRPr="00D70DBF">
        <w:lastRenderedPageBreak/>
        <w:t>자동분산투자는 투자자의 리스크를 완화하는 핵심 서비스였음.</w:t>
      </w:r>
    </w:p>
    <w:p w14:paraId="7D7ABBCA" w14:textId="77777777" w:rsidR="00D70DBF" w:rsidRPr="00D70DBF" w:rsidRDefault="00D70DBF" w:rsidP="00D70DBF">
      <w:pPr>
        <w:numPr>
          <w:ilvl w:val="0"/>
          <w:numId w:val="11"/>
        </w:numPr>
      </w:pPr>
      <w:r w:rsidRPr="00D70DBF">
        <w:t xml:space="preserve">그러나 금융위는 해당 서비스가 </w:t>
      </w:r>
      <w:proofErr w:type="spellStart"/>
      <w:r w:rsidRPr="00D70DBF">
        <w:t>온투업의</w:t>
      </w:r>
      <w:proofErr w:type="spellEnd"/>
      <w:r w:rsidRPr="00D70DBF">
        <w:t xml:space="preserve"> 본질에 맞지 않는다고 해석해 2023년 전면 중단 조치함.</w:t>
      </w:r>
    </w:p>
    <w:p w14:paraId="68833DF3" w14:textId="77777777" w:rsidR="00D70DBF" w:rsidRPr="00D70DBF" w:rsidRDefault="00D70DBF" w:rsidP="00D70DBF">
      <w:pPr>
        <w:numPr>
          <w:ilvl w:val="0"/>
          <w:numId w:val="11"/>
        </w:numPr>
      </w:pPr>
      <w:r w:rsidRPr="00D70DBF">
        <w:t>초보 투자자 보호 기능 상실로 리스크가 오히려 증가하는 상황이 발생함.</w:t>
      </w:r>
    </w:p>
    <w:p w14:paraId="0DEC8000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 xml:space="preserve">2.3 </w:t>
      </w:r>
      <w:proofErr w:type="spellStart"/>
      <w:r w:rsidRPr="00D70DBF">
        <w:rPr>
          <w:b/>
          <w:bCs/>
        </w:rPr>
        <w:t>핀테크</w:t>
      </w:r>
      <w:proofErr w:type="spellEnd"/>
      <w:r w:rsidRPr="00D70DBF">
        <w:rPr>
          <w:b/>
          <w:bCs/>
        </w:rPr>
        <w:t xml:space="preserve"> 플랫폼 연계 중단</w:t>
      </w:r>
    </w:p>
    <w:p w14:paraId="44F748FB" w14:textId="77777777" w:rsidR="00D70DBF" w:rsidRPr="00D70DBF" w:rsidRDefault="00D70DBF" w:rsidP="00D70DBF">
      <w:pPr>
        <w:numPr>
          <w:ilvl w:val="0"/>
          <w:numId w:val="12"/>
        </w:numPr>
      </w:pPr>
      <w:r w:rsidRPr="00D70DBF">
        <w:t>금융소비자보호법 해석상, 플랫폼 사업자는 P2P 상품 중개가 제한됨.</w:t>
      </w:r>
    </w:p>
    <w:p w14:paraId="5DB79BE0" w14:textId="77777777" w:rsidR="00D70DBF" w:rsidRPr="00D70DBF" w:rsidRDefault="00D70DBF" w:rsidP="00D70DBF">
      <w:pPr>
        <w:numPr>
          <w:ilvl w:val="0"/>
          <w:numId w:val="12"/>
        </w:numPr>
      </w:pPr>
      <w:r w:rsidRPr="00D70DBF">
        <w:t>이에 따라 카카오페이, 토스 등 대형 플랫폼이 P2P 제휴를 중단함.</w:t>
      </w:r>
    </w:p>
    <w:p w14:paraId="67E3C048" w14:textId="77777777" w:rsidR="00D70DBF" w:rsidRPr="00D70DBF" w:rsidRDefault="00D70DBF" w:rsidP="00D70DBF">
      <w:pPr>
        <w:numPr>
          <w:ilvl w:val="0"/>
          <w:numId w:val="12"/>
        </w:numPr>
      </w:pPr>
      <w:r w:rsidRPr="00D70DBF">
        <w:t>투자자 접근성 저하 및 신규 투자자 유입 경로가 사실상 봉쇄됨.</w:t>
      </w:r>
    </w:p>
    <w:p w14:paraId="2754772E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2.4 금융기관 연계투자의 실질적 무력화</w:t>
      </w:r>
    </w:p>
    <w:p w14:paraId="6E6CDE33" w14:textId="77777777" w:rsidR="00D70DBF" w:rsidRPr="00D70DBF" w:rsidRDefault="00D70DBF" w:rsidP="00D70DBF">
      <w:pPr>
        <w:numPr>
          <w:ilvl w:val="0"/>
          <w:numId w:val="13"/>
        </w:numPr>
      </w:pPr>
      <w:proofErr w:type="spellStart"/>
      <w:r w:rsidRPr="00D70DBF">
        <w:t>온투법상</w:t>
      </w:r>
      <w:proofErr w:type="spellEnd"/>
      <w:r w:rsidRPr="00D70DBF">
        <w:t xml:space="preserve"> 금융기관의 연계투자는 허용되어 있으나, 여신심사와 정보 비공개 의무 간 법령 충돌로 인해 실질적으로 진행 불가능함.</w:t>
      </w:r>
    </w:p>
    <w:p w14:paraId="61953719" w14:textId="77777777" w:rsidR="00D70DBF" w:rsidRPr="00D70DBF" w:rsidRDefault="00D70DBF" w:rsidP="00D70DBF">
      <w:pPr>
        <w:numPr>
          <w:ilvl w:val="0"/>
          <w:numId w:val="13"/>
        </w:numPr>
      </w:pPr>
      <w:r w:rsidRPr="00D70DBF">
        <w:t>설계는 허용되었지만, 운영상 충돌로 인해 사문화된 조치가 되었음.</w:t>
      </w:r>
    </w:p>
    <w:p w14:paraId="346F9B91" w14:textId="794154EE" w:rsidR="00D70DBF" w:rsidRPr="00D70DBF" w:rsidRDefault="00D70DBF" w:rsidP="00D70DBF"/>
    <w:p w14:paraId="38AFC937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3. 필요한 보완 대책</w:t>
      </w:r>
    </w:p>
    <w:p w14:paraId="4AC71E05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3.1 법령 간 충돌 해소</w:t>
      </w:r>
    </w:p>
    <w:p w14:paraId="53D773E4" w14:textId="77777777" w:rsidR="00D70DBF" w:rsidRPr="00D70DBF" w:rsidRDefault="00D70DBF" w:rsidP="00D70DBF">
      <w:pPr>
        <w:numPr>
          <w:ilvl w:val="0"/>
          <w:numId w:val="14"/>
        </w:numPr>
      </w:pPr>
      <w:proofErr w:type="spellStart"/>
      <w:r w:rsidRPr="00D70DBF">
        <w:t>온투법</w:t>
      </w:r>
      <w:proofErr w:type="spellEnd"/>
      <w:r w:rsidRPr="00D70DBF">
        <w:t>, 여신전문금융업법, 금융소비자보호법 간의 해석 충돌을 해소해야 함.</w:t>
      </w:r>
    </w:p>
    <w:p w14:paraId="0B85D603" w14:textId="77777777" w:rsidR="00D70DBF" w:rsidRPr="00D70DBF" w:rsidRDefault="00D70DBF" w:rsidP="00D70DBF">
      <w:pPr>
        <w:numPr>
          <w:ilvl w:val="0"/>
          <w:numId w:val="14"/>
        </w:numPr>
      </w:pPr>
      <w:r w:rsidRPr="00D70DBF">
        <w:t>금융기관 연계투자와 자동분산투자 허용을 위한 공식 가이드라인 마련 필요.</w:t>
      </w:r>
    </w:p>
    <w:p w14:paraId="286FDEF3" w14:textId="77777777" w:rsidR="00D70DBF" w:rsidRPr="00D70DBF" w:rsidRDefault="00D70DBF" w:rsidP="00D70DBF">
      <w:pPr>
        <w:numPr>
          <w:ilvl w:val="0"/>
          <w:numId w:val="14"/>
        </w:numPr>
      </w:pPr>
      <w:r w:rsidRPr="00D70DBF">
        <w:t>금융당국 주도의 법령 해석 조정 전담 태스크포스 구성이 요구됨.</w:t>
      </w:r>
    </w:p>
    <w:p w14:paraId="66C8CA0C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3.2 유동성 확보와 투자 채널 복원</w:t>
      </w:r>
    </w:p>
    <w:p w14:paraId="3FFC09EC" w14:textId="77777777" w:rsidR="00D70DBF" w:rsidRPr="00D70DBF" w:rsidRDefault="00D70DBF" w:rsidP="00D70DBF">
      <w:pPr>
        <w:numPr>
          <w:ilvl w:val="0"/>
          <w:numId w:val="15"/>
        </w:numPr>
      </w:pPr>
      <w:r w:rsidRPr="00D70DBF">
        <w:t>기관투자자 유입을 위한 인센티브 설계 필요 (예: 정책보증 연계, 보험 상품 결합 등).</w:t>
      </w:r>
    </w:p>
    <w:p w14:paraId="43157B3A" w14:textId="77777777" w:rsidR="00D70DBF" w:rsidRPr="00D70DBF" w:rsidRDefault="00D70DBF" w:rsidP="00D70DBF">
      <w:pPr>
        <w:numPr>
          <w:ilvl w:val="0"/>
          <w:numId w:val="15"/>
        </w:numPr>
      </w:pPr>
      <w:r w:rsidRPr="00D70DBF">
        <w:t>책임 연계형 플랫폼 중개 재도입을 통해 투자 접근성 확대 필요.</w:t>
      </w:r>
    </w:p>
    <w:p w14:paraId="2A252767" w14:textId="77777777" w:rsidR="00D70DBF" w:rsidRPr="00D70DBF" w:rsidRDefault="00D70DBF" w:rsidP="00D70DBF">
      <w:pPr>
        <w:numPr>
          <w:ilvl w:val="0"/>
          <w:numId w:val="15"/>
        </w:numPr>
      </w:pPr>
      <w:r w:rsidRPr="00D70DBF">
        <w:t>자동분산투자 상품은 제한적 조건 하에 투자자 보호 수단으로 재도입 검토 필요.</w:t>
      </w:r>
    </w:p>
    <w:p w14:paraId="6E657142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3.3 기술 기반 차별화 유도</w:t>
      </w:r>
    </w:p>
    <w:p w14:paraId="44B6DED2" w14:textId="77777777" w:rsidR="00D70DBF" w:rsidRPr="00D70DBF" w:rsidRDefault="00D70DBF" w:rsidP="00D70DBF">
      <w:pPr>
        <w:numPr>
          <w:ilvl w:val="0"/>
          <w:numId w:val="16"/>
        </w:numPr>
      </w:pPr>
      <w:r w:rsidRPr="00D70DBF">
        <w:t>AI 기반 대안신용평가, 자동 리스크 진단, 정밀한 투자 분산 알고리즘 등의 기술 경쟁력 확보 필요.</w:t>
      </w:r>
    </w:p>
    <w:p w14:paraId="368F0338" w14:textId="77777777" w:rsidR="00D70DBF" w:rsidRPr="00D70DBF" w:rsidRDefault="00D70DBF" w:rsidP="00D70DBF">
      <w:pPr>
        <w:numPr>
          <w:ilvl w:val="0"/>
          <w:numId w:val="16"/>
        </w:numPr>
      </w:pPr>
      <w:r w:rsidRPr="00D70DBF">
        <w:lastRenderedPageBreak/>
        <w:t xml:space="preserve">금융당국은 기술 기반 </w:t>
      </w:r>
      <w:proofErr w:type="spellStart"/>
      <w:r w:rsidRPr="00D70DBF">
        <w:t>온투업체에</w:t>
      </w:r>
      <w:proofErr w:type="spellEnd"/>
      <w:r w:rsidRPr="00D70DBF">
        <w:t xml:space="preserve"> 대한 인증 제도 및 인센티브 구조를 마련해야 함.</w:t>
      </w:r>
    </w:p>
    <w:p w14:paraId="277B4886" w14:textId="77777777" w:rsidR="00D70DBF" w:rsidRPr="00D70DBF" w:rsidRDefault="00D70DBF" w:rsidP="00D70DBF">
      <w:pPr>
        <w:numPr>
          <w:ilvl w:val="0"/>
          <w:numId w:val="16"/>
        </w:numPr>
      </w:pPr>
      <w:r w:rsidRPr="00D70DBF">
        <w:t>기술력에 기반한 차별화는 시장 내 신뢰 회복의 핵심 요소가 될 수 있음.</w:t>
      </w:r>
    </w:p>
    <w:p w14:paraId="3F99F39A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3.4 투자자 보호 시스템의 정교화</w:t>
      </w:r>
    </w:p>
    <w:p w14:paraId="10233A42" w14:textId="77777777" w:rsidR="00D70DBF" w:rsidRPr="00D70DBF" w:rsidRDefault="00D70DBF" w:rsidP="00D70DBF">
      <w:pPr>
        <w:numPr>
          <w:ilvl w:val="0"/>
          <w:numId w:val="17"/>
        </w:numPr>
      </w:pPr>
      <w:r w:rsidRPr="00D70DBF">
        <w:t>상품 설명서 고도화, 투자 시나리오별 손익 예측 정보 제공 의무화.</w:t>
      </w:r>
    </w:p>
    <w:p w14:paraId="327EAB40" w14:textId="77777777" w:rsidR="00D70DBF" w:rsidRPr="00D70DBF" w:rsidRDefault="00D70DBF" w:rsidP="00D70DBF">
      <w:pPr>
        <w:numPr>
          <w:ilvl w:val="0"/>
          <w:numId w:val="17"/>
        </w:numPr>
      </w:pPr>
      <w:r w:rsidRPr="00D70DBF">
        <w:t>연체 및 부도 발생 시 중앙기록관리기관 연계된 표준 채권회수 절차 마련.</w:t>
      </w:r>
    </w:p>
    <w:p w14:paraId="407C95B5" w14:textId="77777777" w:rsidR="00D70DBF" w:rsidRPr="00D70DBF" w:rsidRDefault="00D70DBF" w:rsidP="00D70DBF">
      <w:pPr>
        <w:numPr>
          <w:ilvl w:val="0"/>
          <w:numId w:val="17"/>
        </w:numPr>
      </w:pPr>
      <w:r w:rsidRPr="00D70DBF">
        <w:t>사전 안내부터 사후 조치까지 일관된 보호 체계를 구축할 필요가 있음.</w:t>
      </w:r>
    </w:p>
    <w:p w14:paraId="06882A55" w14:textId="5A641A95" w:rsidR="00D70DBF" w:rsidRPr="00D70DBF" w:rsidRDefault="00D70DBF" w:rsidP="00D70DBF"/>
    <w:p w14:paraId="30CCAFBC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4. 종합 정리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7466"/>
      </w:tblGrid>
      <w:tr w:rsidR="00D70DBF" w:rsidRPr="00D70DBF" w14:paraId="0715D849" w14:textId="77777777" w:rsidTr="00D70DBF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377E8342" w14:textId="77777777" w:rsidR="00D70DBF" w:rsidRPr="00D70DBF" w:rsidRDefault="00D70DBF" w:rsidP="00D70DBF">
            <w:pPr>
              <w:rPr>
                <w:b/>
                <w:bCs/>
              </w:rPr>
            </w:pPr>
            <w:r w:rsidRPr="00D70DBF">
              <w:rPr>
                <w:b/>
                <w:bCs/>
              </w:rPr>
              <w:t>항목</w:t>
            </w:r>
          </w:p>
        </w:tc>
        <w:tc>
          <w:tcPr>
            <w:tcW w:w="7421" w:type="dxa"/>
            <w:vAlign w:val="center"/>
            <w:hideMark/>
          </w:tcPr>
          <w:p w14:paraId="0B7E4B27" w14:textId="77777777" w:rsidR="00D70DBF" w:rsidRPr="00D70DBF" w:rsidRDefault="00D70DBF" w:rsidP="00D70DBF">
            <w:pPr>
              <w:rPr>
                <w:b/>
                <w:bCs/>
              </w:rPr>
            </w:pPr>
            <w:r w:rsidRPr="00D70DBF">
              <w:rPr>
                <w:b/>
                <w:bCs/>
              </w:rPr>
              <w:t>주요 내용</w:t>
            </w:r>
          </w:p>
        </w:tc>
      </w:tr>
      <w:tr w:rsidR="00D70DBF" w:rsidRPr="00D70DBF" w14:paraId="1A2B1DCE" w14:textId="77777777" w:rsidTr="00D70DB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C171613" w14:textId="77777777" w:rsidR="00D70DBF" w:rsidRPr="00D70DBF" w:rsidRDefault="00D70DBF" w:rsidP="00D70DBF">
            <w:r w:rsidRPr="00D70DBF">
              <w:t>진행 중 조치</w:t>
            </w:r>
          </w:p>
        </w:tc>
        <w:tc>
          <w:tcPr>
            <w:tcW w:w="7421" w:type="dxa"/>
            <w:vAlign w:val="center"/>
            <w:hideMark/>
          </w:tcPr>
          <w:p w14:paraId="4CB6C186" w14:textId="77777777" w:rsidR="00D70DBF" w:rsidRPr="00D70DBF" w:rsidRDefault="00D70DBF" w:rsidP="00D70DBF">
            <w:proofErr w:type="spellStart"/>
            <w:r w:rsidRPr="00D70DBF">
              <w:t>온투법</w:t>
            </w:r>
            <w:proofErr w:type="spellEnd"/>
            <w:r w:rsidRPr="00D70DBF">
              <w:t xml:space="preserve"> 시행, 세제 개선, 기관투자 허용, 개인 투자한도 상향 등</w:t>
            </w:r>
          </w:p>
        </w:tc>
      </w:tr>
      <w:tr w:rsidR="00D70DBF" w:rsidRPr="00D70DBF" w14:paraId="595FCEAD" w14:textId="77777777" w:rsidTr="00D70DB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3231F70" w14:textId="77777777" w:rsidR="00D70DBF" w:rsidRPr="00D70DBF" w:rsidRDefault="00D70DBF" w:rsidP="00D70DBF">
            <w:r w:rsidRPr="00D70DBF">
              <w:t>잔존 문제점</w:t>
            </w:r>
          </w:p>
        </w:tc>
        <w:tc>
          <w:tcPr>
            <w:tcW w:w="7421" w:type="dxa"/>
            <w:vAlign w:val="center"/>
            <w:hideMark/>
          </w:tcPr>
          <w:p w14:paraId="7579B69E" w14:textId="77777777" w:rsidR="00D70DBF" w:rsidRPr="00D70DBF" w:rsidRDefault="00D70DBF" w:rsidP="00D70DBF">
            <w:r w:rsidRPr="00D70DBF">
              <w:t>시장 축소, 자동분산투자 중단, 플랫폼 이탈, 법령 간 해석 충돌</w:t>
            </w:r>
          </w:p>
        </w:tc>
      </w:tr>
      <w:tr w:rsidR="00D70DBF" w:rsidRPr="00D70DBF" w14:paraId="27FAC43F" w14:textId="77777777" w:rsidTr="00D70DB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B889664" w14:textId="77777777" w:rsidR="00D70DBF" w:rsidRPr="00D70DBF" w:rsidRDefault="00D70DBF" w:rsidP="00D70DBF">
            <w:r w:rsidRPr="00D70DBF">
              <w:t>보완 대책</w:t>
            </w:r>
          </w:p>
        </w:tc>
        <w:tc>
          <w:tcPr>
            <w:tcW w:w="7421" w:type="dxa"/>
            <w:vAlign w:val="center"/>
            <w:hideMark/>
          </w:tcPr>
          <w:p w14:paraId="51FE6879" w14:textId="77777777" w:rsidR="00D70DBF" w:rsidRPr="00D70DBF" w:rsidRDefault="00D70DBF" w:rsidP="00D70DBF">
            <w:r w:rsidRPr="00D70DBF">
              <w:t>법령 정비, 유동성 확보, 기술 기반 차별화, 정교한 투자자 보호 시스템 구축</w:t>
            </w:r>
          </w:p>
        </w:tc>
      </w:tr>
    </w:tbl>
    <w:p w14:paraId="5A477A01" w14:textId="4D5CA42A" w:rsidR="00D70DBF" w:rsidRPr="00D70DBF" w:rsidRDefault="00D70DBF" w:rsidP="00D70DBF"/>
    <w:p w14:paraId="03205F65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5. 결론</w:t>
      </w:r>
    </w:p>
    <w:p w14:paraId="0BF84FCE" w14:textId="77777777" w:rsidR="00D70DBF" w:rsidRPr="00D70DBF" w:rsidRDefault="00D70DBF" w:rsidP="00D70DBF">
      <w:r w:rsidRPr="00D70DBF">
        <w:t>P2P 금융 산업은 제도화 이후 건전성 확보에는 일정 수준의 성과를 거두었으나, 시장 위축과 투자자 유입 둔화라는 구조적 문제를 동시에 안고 있다.</w:t>
      </w:r>
      <w:r w:rsidRPr="00D70DBF">
        <w:br/>
        <w:t>신뢰 회복을 위한 기반은 마련되었지만, 실제 회복을 위해서는 법령 간 충돌 정비, 유동성 확대, 기술 중심의 경쟁력 강화, 그리고 투자자 보호의 정교화가 동시에 이루어져야 한다.</w:t>
      </w:r>
      <w:r w:rsidRPr="00D70DBF">
        <w:br/>
        <w:t>지속 가능한 성장을 위해서는 규제의 일관성, 시장의 자생력, 기술 기반 신뢰 확보가 핵심적 과제로 남아 있다.</w:t>
      </w:r>
    </w:p>
    <w:p w14:paraId="79088940" w14:textId="77777777" w:rsidR="0028244C" w:rsidRDefault="0028244C" w:rsidP="0028244C"/>
    <w:p w14:paraId="33F2E36B" w14:textId="77777777" w:rsidR="00B14587" w:rsidRDefault="00B14587" w:rsidP="0028244C"/>
    <w:p w14:paraId="378BA0A2" w14:textId="77777777" w:rsidR="00B14587" w:rsidRDefault="00B14587" w:rsidP="0028244C"/>
    <w:p w14:paraId="0B839F38" w14:textId="77777777" w:rsidR="00B14587" w:rsidRDefault="00B14587" w:rsidP="0028244C"/>
    <w:p w14:paraId="2C702C7F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lastRenderedPageBreak/>
        <w:t>P2P 시장 핵심 문제점과 근본적 대책 정리</w:t>
      </w:r>
    </w:p>
    <w:p w14:paraId="6667DFD9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1. 핵심 문제점 심층 분석</w:t>
      </w:r>
    </w:p>
    <w:p w14:paraId="3A036E42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1.1 자금 유입 급감과 시장 축소</w:t>
      </w:r>
    </w:p>
    <w:p w14:paraId="30A9BF6E" w14:textId="77777777" w:rsidR="00B14587" w:rsidRPr="00B14587" w:rsidRDefault="00B14587" w:rsidP="00B14587">
      <w:pPr>
        <w:numPr>
          <w:ilvl w:val="0"/>
          <w:numId w:val="23"/>
        </w:numPr>
      </w:pPr>
      <w:r w:rsidRPr="00B14587">
        <w:rPr>
          <w:b/>
          <w:bCs/>
        </w:rPr>
        <w:t>현상</w:t>
      </w:r>
      <w:r w:rsidRPr="00B14587">
        <w:t>: 2018년 약 4.3조원 → 2021년 2.5조원으로 시장 규모 축소.</w:t>
      </w:r>
    </w:p>
    <w:p w14:paraId="7B21B68C" w14:textId="77777777" w:rsidR="00B14587" w:rsidRPr="00B14587" w:rsidRDefault="00B14587" w:rsidP="00B14587">
      <w:pPr>
        <w:numPr>
          <w:ilvl w:val="0"/>
          <w:numId w:val="23"/>
        </w:numPr>
      </w:pPr>
      <w:r w:rsidRPr="00B14587">
        <w:rPr>
          <w:b/>
          <w:bCs/>
        </w:rPr>
        <w:t>원인 분석</w:t>
      </w:r>
      <w:r w:rsidRPr="00B14587">
        <w:t>:</w:t>
      </w:r>
    </w:p>
    <w:p w14:paraId="57652606" w14:textId="77777777" w:rsidR="00B14587" w:rsidRPr="00B14587" w:rsidRDefault="00B14587" w:rsidP="00B14587">
      <w:pPr>
        <w:numPr>
          <w:ilvl w:val="1"/>
          <w:numId w:val="23"/>
        </w:numPr>
      </w:pPr>
      <w:r w:rsidRPr="00B14587">
        <w:t>대형 사기 사건으로 인한 신뢰 붕괴</w:t>
      </w:r>
    </w:p>
    <w:p w14:paraId="5E70961C" w14:textId="77777777" w:rsidR="00B14587" w:rsidRPr="00B14587" w:rsidRDefault="00B14587" w:rsidP="00B14587">
      <w:pPr>
        <w:numPr>
          <w:ilvl w:val="1"/>
          <w:numId w:val="23"/>
        </w:numPr>
      </w:pPr>
      <w:r w:rsidRPr="00B14587">
        <w:t>고금리 환경에서 안전자산 선호</w:t>
      </w:r>
    </w:p>
    <w:p w14:paraId="203B9986" w14:textId="77777777" w:rsidR="00B14587" w:rsidRPr="00B14587" w:rsidRDefault="00B14587" w:rsidP="00B14587">
      <w:pPr>
        <w:numPr>
          <w:ilvl w:val="1"/>
          <w:numId w:val="23"/>
        </w:numPr>
      </w:pPr>
      <w:r w:rsidRPr="00B14587">
        <w:t>제도화에 따른 신규업체 진입 제한 및 자금 유입 차단</w:t>
      </w:r>
    </w:p>
    <w:p w14:paraId="297D6BFE" w14:textId="77777777" w:rsidR="00B14587" w:rsidRPr="00B14587" w:rsidRDefault="00B14587" w:rsidP="00B14587">
      <w:pPr>
        <w:numPr>
          <w:ilvl w:val="0"/>
          <w:numId w:val="23"/>
        </w:numPr>
      </w:pPr>
      <w:r w:rsidRPr="00B14587">
        <w:rPr>
          <w:b/>
          <w:bCs/>
        </w:rPr>
        <w:t>의견</w:t>
      </w:r>
      <w:r w:rsidRPr="00B14587">
        <w:t xml:space="preserve">: 단순히 업계 구조조정 결과로 보기엔 부족하며, 투자자 접근성 제한과 플랫폼 연계 단절 등 </w:t>
      </w:r>
      <w:r w:rsidRPr="00B14587">
        <w:rPr>
          <w:b/>
          <w:bCs/>
        </w:rPr>
        <w:t>시장 유입 경로 자체가 약화된 점</w:t>
      </w:r>
      <w:r w:rsidRPr="00B14587">
        <w:t>이 본질적 원인으로 작용.</w:t>
      </w:r>
    </w:p>
    <w:p w14:paraId="4BA4BF99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 xml:space="preserve">1.2 </w:t>
      </w:r>
      <w:proofErr w:type="spellStart"/>
      <w:r w:rsidRPr="00B14587">
        <w:rPr>
          <w:b/>
          <w:bCs/>
        </w:rPr>
        <w:t>연체율</w:t>
      </w:r>
      <w:proofErr w:type="spellEnd"/>
      <w:r w:rsidRPr="00B14587">
        <w:rPr>
          <w:b/>
          <w:bCs/>
        </w:rPr>
        <w:t xml:space="preserve"> 악화와 위험관리 부실</w:t>
      </w:r>
    </w:p>
    <w:p w14:paraId="0A571FA3" w14:textId="77777777" w:rsidR="00B14587" w:rsidRPr="00B14587" w:rsidRDefault="00B14587" w:rsidP="00B14587">
      <w:pPr>
        <w:numPr>
          <w:ilvl w:val="0"/>
          <w:numId w:val="24"/>
        </w:numPr>
      </w:pPr>
      <w:r w:rsidRPr="00B14587">
        <w:rPr>
          <w:b/>
          <w:bCs/>
        </w:rPr>
        <w:t>현상</w:t>
      </w:r>
      <w:r w:rsidRPr="00B14587">
        <w:t xml:space="preserve">: </w:t>
      </w:r>
      <w:proofErr w:type="spellStart"/>
      <w:r w:rsidRPr="00B14587">
        <w:t>연체율</w:t>
      </w:r>
      <w:proofErr w:type="spellEnd"/>
      <w:r w:rsidRPr="00B14587">
        <w:t xml:space="preserve"> 2017년 5.5% → 2020년 16.6%로 급증.</w:t>
      </w:r>
    </w:p>
    <w:p w14:paraId="4B655587" w14:textId="77777777" w:rsidR="00B14587" w:rsidRPr="00B14587" w:rsidRDefault="00B14587" w:rsidP="00B14587">
      <w:pPr>
        <w:numPr>
          <w:ilvl w:val="0"/>
          <w:numId w:val="24"/>
        </w:numPr>
      </w:pPr>
      <w:r w:rsidRPr="00B14587">
        <w:rPr>
          <w:b/>
          <w:bCs/>
        </w:rPr>
        <w:t>원인 분석</w:t>
      </w:r>
      <w:r w:rsidRPr="00B14587">
        <w:t>:</w:t>
      </w:r>
    </w:p>
    <w:p w14:paraId="098F076B" w14:textId="77777777" w:rsidR="00B14587" w:rsidRPr="00B14587" w:rsidRDefault="00B14587" w:rsidP="00B14587">
      <w:pPr>
        <w:numPr>
          <w:ilvl w:val="1"/>
          <w:numId w:val="24"/>
        </w:numPr>
      </w:pPr>
      <w:r w:rsidRPr="00B14587">
        <w:t>부동산 PF 등 고위험 상품 편중</w:t>
      </w:r>
    </w:p>
    <w:p w14:paraId="4F1C5283" w14:textId="77777777" w:rsidR="00B14587" w:rsidRPr="00B14587" w:rsidRDefault="00B14587" w:rsidP="00B14587">
      <w:pPr>
        <w:numPr>
          <w:ilvl w:val="1"/>
          <w:numId w:val="24"/>
        </w:numPr>
      </w:pPr>
      <w:r w:rsidRPr="00B14587">
        <w:t>심사 인프라 및 회수 시스템 미비</w:t>
      </w:r>
    </w:p>
    <w:p w14:paraId="0C963FBD" w14:textId="77777777" w:rsidR="00B14587" w:rsidRPr="00B14587" w:rsidRDefault="00B14587" w:rsidP="00B14587">
      <w:pPr>
        <w:numPr>
          <w:ilvl w:val="1"/>
          <w:numId w:val="24"/>
        </w:numPr>
      </w:pPr>
      <w:r w:rsidRPr="00B14587">
        <w:t xml:space="preserve">의도적 </w:t>
      </w:r>
      <w:proofErr w:type="spellStart"/>
      <w:r w:rsidRPr="00B14587">
        <w:t>연체율</w:t>
      </w:r>
      <w:proofErr w:type="spellEnd"/>
      <w:r w:rsidRPr="00B14587">
        <w:t xml:space="preserve"> 조작 및 정보 왜곡</w:t>
      </w:r>
    </w:p>
    <w:p w14:paraId="7B17E875" w14:textId="77777777" w:rsidR="00B14587" w:rsidRPr="00B14587" w:rsidRDefault="00B14587" w:rsidP="00B14587">
      <w:pPr>
        <w:numPr>
          <w:ilvl w:val="0"/>
          <w:numId w:val="24"/>
        </w:numPr>
      </w:pPr>
      <w:r w:rsidRPr="00B14587">
        <w:rPr>
          <w:b/>
          <w:bCs/>
        </w:rPr>
        <w:t>의견</w:t>
      </w:r>
      <w:r w:rsidRPr="00B14587">
        <w:t xml:space="preserve">: 연체율은 특정 </w:t>
      </w:r>
      <w:proofErr w:type="spellStart"/>
      <w:r w:rsidRPr="00B14587">
        <w:t>상품군</w:t>
      </w:r>
      <w:proofErr w:type="spellEnd"/>
      <w:r w:rsidRPr="00B14587">
        <w:t xml:space="preserve">(부동산 PF 등)에 집중되었으며, </w:t>
      </w:r>
      <w:r w:rsidRPr="00B14587">
        <w:rPr>
          <w:b/>
          <w:bCs/>
        </w:rPr>
        <w:t>사업성 평가 역량의 부족</w:t>
      </w:r>
      <w:r w:rsidRPr="00B14587">
        <w:t xml:space="preserve">이 구조적 원인. 단순 수치 비교보다 연체 발생 구조에 대한 </w:t>
      </w:r>
      <w:r w:rsidRPr="00B14587">
        <w:rPr>
          <w:b/>
          <w:bCs/>
        </w:rPr>
        <w:t>정량적 진단체계 확보가 필요</w:t>
      </w:r>
      <w:r w:rsidRPr="00B14587">
        <w:t>.</w:t>
      </w:r>
    </w:p>
    <w:p w14:paraId="5F3DD68D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1.3 법령 간 충돌과 규제 복잡성</w:t>
      </w:r>
    </w:p>
    <w:p w14:paraId="625CB769" w14:textId="77777777" w:rsidR="00B14587" w:rsidRPr="00B14587" w:rsidRDefault="00B14587" w:rsidP="00B14587">
      <w:pPr>
        <w:numPr>
          <w:ilvl w:val="0"/>
          <w:numId w:val="25"/>
        </w:numPr>
      </w:pPr>
      <w:r w:rsidRPr="00B14587">
        <w:rPr>
          <w:b/>
          <w:bCs/>
        </w:rPr>
        <w:t>현상</w:t>
      </w:r>
      <w:r w:rsidRPr="00B14587">
        <w:t xml:space="preserve">: </w:t>
      </w:r>
      <w:proofErr w:type="spellStart"/>
      <w:r w:rsidRPr="00B14587">
        <w:t>온투법</w:t>
      </w:r>
      <w:proofErr w:type="spellEnd"/>
      <w:r w:rsidRPr="00B14587">
        <w:t xml:space="preserve">, </w:t>
      </w:r>
      <w:proofErr w:type="spellStart"/>
      <w:r w:rsidRPr="00B14587">
        <w:t>금소법</w:t>
      </w:r>
      <w:proofErr w:type="spellEnd"/>
      <w:r w:rsidRPr="00B14587">
        <w:t>, 여신전문금융법 등 다중 규제의 충돌.</w:t>
      </w:r>
    </w:p>
    <w:p w14:paraId="19F52F55" w14:textId="77777777" w:rsidR="00B14587" w:rsidRPr="00B14587" w:rsidRDefault="00B14587" w:rsidP="00B14587">
      <w:pPr>
        <w:numPr>
          <w:ilvl w:val="0"/>
          <w:numId w:val="25"/>
        </w:numPr>
      </w:pPr>
      <w:r w:rsidRPr="00B14587">
        <w:rPr>
          <w:b/>
          <w:bCs/>
        </w:rPr>
        <w:t>문제 사례</w:t>
      </w:r>
      <w:r w:rsidRPr="00B14587">
        <w:t>:</w:t>
      </w:r>
    </w:p>
    <w:p w14:paraId="6E2590D7" w14:textId="77777777" w:rsidR="00B14587" w:rsidRPr="00B14587" w:rsidRDefault="00B14587" w:rsidP="00B14587">
      <w:pPr>
        <w:numPr>
          <w:ilvl w:val="1"/>
          <w:numId w:val="25"/>
        </w:numPr>
      </w:pPr>
      <w:r w:rsidRPr="00B14587">
        <w:t>자동분산투자 중단</w:t>
      </w:r>
    </w:p>
    <w:p w14:paraId="32327474" w14:textId="77777777" w:rsidR="00B14587" w:rsidRPr="00B14587" w:rsidRDefault="00B14587" w:rsidP="00B14587">
      <w:pPr>
        <w:numPr>
          <w:ilvl w:val="1"/>
          <w:numId w:val="25"/>
        </w:numPr>
      </w:pPr>
      <w:r w:rsidRPr="00B14587">
        <w:t>금융기관 연계투자 무력화</w:t>
      </w:r>
    </w:p>
    <w:p w14:paraId="54AA52CB" w14:textId="77777777" w:rsidR="00B14587" w:rsidRPr="00B14587" w:rsidRDefault="00B14587" w:rsidP="00B14587">
      <w:pPr>
        <w:numPr>
          <w:ilvl w:val="1"/>
          <w:numId w:val="25"/>
        </w:numPr>
      </w:pPr>
      <w:r w:rsidRPr="00B14587">
        <w:t>플랫폼 제휴 차단</w:t>
      </w:r>
    </w:p>
    <w:p w14:paraId="2537089E" w14:textId="77777777" w:rsidR="00B14587" w:rsidRPr="00B14587" w:rsidRDefault="00B14587" w:rsidP="00B14587">
      <w:pPr>
        <w:numPr>
          <w:ilvl w:val="0"/>
          <w:numId w:val="25"/>
        </w:numPr>
      </w:pPr>
      <w:r w:rsidRPr="00B14587">
        <w:rPr>
          <w:b/>
          <w:bCs/>
        </w:rPr>
        <w:t>의견</w:t>
      </w:r>
      <w:r w:rsidRPr="00B14587">
        <w:t xml:space="preserve">: 제도 설계 취지는 긍정적이나, </w:t>
      </w:r>
      <w:r w:rsidRPr="00B14587">
        <w:rPr>
          <w:b/>
          <w:bCs/>
        </w:rPr>
        <w:t>실행 설계 미비로 시장기능이 위축</w:t>
      </w:r>
      <w:r w:rsidRPr="00B14587">
        <w:t xml:space="preserve">. 법령 간 </w:t>
      </w:r>
      <w:r w:rsidRPr="00B14587">
        <w:lastRenderedPageBreak/>
        <w:t>우선순위와 해석 기준이 정립되지 않아 실무 적용이 불가능한 경우가 다수.</w:t>
      </w:r>
    </w:p>
    <w:p w14:paraId="4B526B31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1.4 투자자 보호 체계의 한계</w:t>
      </w:r>
    </w:p>
    <w:p w14:paraId="33E70FD1" w14:textId="77777777" w:rsidR="00B14587" w:rsidRPr="00B14587" w:rsidRDefault="00B14587" w:rsidP="00B14587">
      <w:pPr>
        <w:numPr>
          <w:ilvl w:val="0"/>
          <w:numId w:val="26"/>
        </w:numPr>
      </w:pPr>
      <w:r w:rsidRPr="00B14587">
        <w:rPr>
          <w:b/>
          <w:bCs/>
        </w:rPr>
        <w:t>현상</w:t>
      </w:r>
      <w:r w:rsidRPr="00B14587">
        <w:t>: 법적 장치는 마련되었으나, 실제 보호에는 미흡.</w:t>
      </w:r>
    </w:p>
    <w:p w14:paraId="425696AC" w14:textId="77777777" w:rsidR="00B14587" w:rsidRPr="00B14587" w:rsidRDefault="00B14587" w:rsidP="00B14587">
      <w:pPr>
        <w:numPr>
          <w:ilvl w:val="0"/>
          <w:numId w:val="26"/>
        </w:numPr>
      </w:pPr>
      <w:r w:rsidRPr="00B14587">
        <w:rPr>
          <w:b/>
          <w:bCs/>
        </w:rPr>
        <w:t>문제 분석</w:t>
      </w:r>
      <w:r w:rsidRPr="00B14587">
        <w:t>:</w:t>
      </w:r>
    </w:p>
    <w:p w14:paraId="0EDF24D8" w14:textId="77777777" w:rsidR="00B14587" w:rsidRPr="00B14587" w:rsidRDefault="00B14587" w:rsidP="00B14587">
      <w:pPr>
        <w:numPr>
          <w:ilvl w:val="1"/>
          <w:numId w:val="26"/>
        </w:numPr>
      </w:pPr>
      <w:r w:rsidRPr="00B14587">
        <w:t xml:space="preserve">원금 </w:t>
      </w:r>
      <w:proofErr w:type="spellStart"/>
      <w:r w:rsidRPr="00B14587">
        <w:t>비보장</w:t>
      </w:r>
      <w:proofErr w:type="spellEnd"/>
      <w:r w:rsidRPr="00B14587">
        <w:t xml:space="preserve"> 구조에 대한 투자자 이해 부족</w:t>
      </w:r>
    </w:p>
    <w:p w14:paraId="21953C93" w14:textId="77777777" w:rsidR="00B14587" w:rsidRPr="00B14587" w:rsidRDefault="00B14587" w:rsidP="00B14587">
      <w:pPr>
        <w:numPr>
          <w:ilvl w:val="1"/>
          <w:numId w:val="26"/>
        </w:numPr>
      </w:pPr>
      <w:r w:rsidRPr="00B14587">
        <w:t>정보 비대칭과 평가 기준의 불명확성</w:t>
      </w:r>
    </w:p>
    <w:p w14:paraId="75419F87" w14:textId="77777777" w:rsidR="00B14587" w:rsidRPr="00B14587" w:rsidRDefault="00B14587" w:rsidP="00B14587">
      <w:pPr>
        <w:numPr>
          <w:ilvl w:val="1"/>
          <w:numId w:val="26"/>
        </w:numPr>
      </w:pPr>
      <w:r w:rsidRPr="00B14587">
        <w:t>사후 구제 중심의 대응 구조</w:t>
      </w:r>
    </w:p>
    <w:p w14:paraId="7191ECDC" w14:textId="77777777" w:rsidR="00B14587" w:rsidRPr="00B14587" w:rsidRDefault="00B14587" w:rsidP="00B14587">
      <w:pPr>
        <w:numPr>
          <w:ilvl w:val="0"/>
          <w:numId w:val="26"/>
        </w:numPr>
      </w:pPr>
      <w:r w:rsidRPr="00B14587">
        <w:rPr>
          <w:b/>
          <w:bCs/>
        </w:rPr>
        <w:t>의견</w:t>
      </w:r>
      <w:r w:rsidRPr="00B14587">
        <w:t xml:space="preserve">: 투자자 보호는 상품 구조 이해와 사전 위험 고지부터 시작되어야 하며, </w:t>
      </w:r>
      <w:r w:rsidRPr="00B14587">
        <w:rPr>
          <w:b/>
          <w:bCs/>
        </w:rPr>
        <w:t>단편적 공시보다는 신뢰 가능한 통합 정보 제공 플랫폼 필요</w:t>
      </w:r>
      <w:r w:rsidRPr="00B14587">
        <w:t>.</w:t>
      </w:r>
    </w:p>
    <w:p w14:paraId="0638A6A4" w14:textId="7303F067" w:rsidR="00B14587" w:rsidRPr="00B14587" w:rsidRDefault="00B14587" w:rsidP="00B14587"/>
    <w:p w14:paraId="465D98A6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2. 근본적 대책 제안</w:t>
      </w:r>
    </w:p>
    <w:p w14:paraId="0FB6058E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2.1 시장 신뢰 회복 전략</w:t>
      </w:r>
    </w:p>
    <w:p w14:paraId="54FFC59E" w14:textId="77777777" w:rsidR="00B14587" w:rsidRPr="00B14587" w:rsidRDefault="00B14587" w:rsidP="00B14587">
      <w:pPr>
        <w:numPr>
          <w:ilvl w:val="0"/>
          <w:numId w:val="27"/>
        </w:numPr>
      </w:pPr>
      <w:proofErr w:type="spellStart"/>
      <w:r w:rsidRPr="00B14587">
        <w:t>연체율</w:t>
      </w:r>
      <w:proofErr w:type="spellEnd"/>
      <w:r w:rsidRPr="00B14587">
        <w:t xml:space="preserve"> 관리 고도화</w:t>
      </w:r>
    </w:p>
    <w:p w14:paraId="734D1E9B" w14:textId="77777777" w:rsidR="00B14587" w:rsidRPr="00B14587" w:rsidRDefault="00B14587" w:rsidP="00B14587">
      <w:pPr>
        <w:numPr>
          <w:ilvl w:val="1"/>
          <w:numId w:val="27"/>
        </w:numPr>
      </w:pPr>
      <w:r w:rsidRPr="00B14587">
        <w:t xml:space="preserve">업체별 </w:t>
      </w:r>
      <w:proofErr w:type="spellStart"/>
      <w:r w:rsidRPr="00B14587">
        <w:t>연체율</w:t>
      </w:r>
      <w:proofErr w:type="spellEnd"/>
      <w:r w:rsidRPr="00B14587">
        <w:t xml:space="preserve"> 실시간 공개 및 모니터링 체계 구축</w:t>
      </w:r>
    </w:p>
    <w:p w14:paraId="709C02D6" w14:textId="77777777" w:rsidR="00B14587" w:rsidRPr="00B14587" w:rsidRDefault="00B14587" w:rsidP="00B14587">
      <w:pPr>
        <w:numPr>
          <w:ilvl w:val="1"/>
          <w:numId w:val="27"/>
        </w:numPr>
      </w:pPr>
      <w:r w:rsidRPr="00B14587">
        <w:t>연체율과 손실률을 분리해 투자자 이해도 제고</w:t>
      </w:r>
    </w:p>
    <w:p w14:paraId="2C25C68D" w14:textId="77777777" w:rsidR="00B14587" w:rsidRPr="00B14587" w:rsidRDefault="00B14587" w:rsidP="00B14587">
      <w:pPr>
        <w:numPr>
          <w:ilvl w:val="0"/>
          <w:numId w:val="27"/>
        </w:numPr>
      </w:pPr>
      <w:r w:rsidRPr="00B14587">
        <w:t>대안신용평가모형 강화</w:t>
      </w:r>
    </w:p>
    <w:p w14:paraId="403EDDF9" w14:textId="77777777" w:rsidR="00B14587" w:rsidRPr="00B14587" w:rsidRDefault="00B14587" w:rsidP="00B14587">
      <w:pPr>
        <w:numPr>
          <w:ilvl w:val="1"/>
          <w:numId w:val="27"/>
        </w:numPr>
      </w:pPr>
      <w:r w:rsidRPr="00B14587">
        <w:t xml:space="preserve">인구통계, 대출정보, 사회적 네트워크 정보 등을 종합한 </w:t>
      </w:r>
      <w:r w:rsidRPr="00B14587">
        <w:rPr>
          <w:b/>
          <w:bCs/>
        </w:rPr>
        <w:t>정량·정성 통합 평가 체계 구축</w:t>
      </w:r>
    </w:p>
    <w:p w14:paraId="46D66FA0" w14:textId="77777777" w:rsidR="00B14587" w:rsidRPr="00B14587" w:rsidRDefault="00B14587" w:rsidP="00B14587">
      <w:pPr>
        <w:numPr>
          <w:ilvl w:val="1"/>
          <w:numId w:val="27"/>
        </w:numPr>
      </w:pPr>
      <w:r w:rsidRPr="00B14587">
        <w:t>중신용자·소상공인 등 틈새 수요 맞춤형 평가모형 개발</w:t>
      </w:r>
    </w:p>
    <w:p w14:paraId="2B85229F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2.2 구조적 위험 해소 방안</w:t>
      </w:r>
    </w:p>
    <w:p w14:paraId="2D8DEAE8" w14:textId="77777777" w:rsidR="00B14587" w:rsidRPr="00B14587" w:rsidRDefault="00B14587" w:rsidP="00B14587">
      <w:pPr>
        <w:numPr>
          <w:ilvl w:val="0"/>
          <w:numId w:val="28"/>
        </w:numPr>
      </w:pPr>
      <w:r w:rsidRPr="00B14587">
        <w:t>부동산 대출 편중 완화</w:t>
      </w:r>
    </w:p>
    <w:p w14:paraId="38798226" w14:textId="77777777" w:rsidR="00B14587" w:rsidRPr="00B14587" w:rsidRDefault="00B14587" w:rsidP="00B14587">
      <w:pPr>
        <w:numPr>
          <w:ilvl w:val="1"/>
          <w:numId w:val="28"/>
        </w:numPr>
      </w:pPr>
      <w:r w:rsidRPr="00B14587">
        <w:t>PF·담보 중심 구조에서 사업성·매출 기반 상품으로 이동 유도</w:t>
      </w:r>
    </w:p>
    <w:p w14:paraId="2882CAAA" w14:textId="77777777" w:rsidR="00B14587" w:rsidRPr="00B14587" w:rsidRDefault="00B14587" w:rsidP="00B14587">
      <w:pPr>
        <w:numPr>
          <w:ilvl w:val="1"/>
          <w:numId w:val="28"/>
        </w:numPr>
      </w:pPr>
      <w:r w:rsidRPr="00B14587">
        <w:t xml:space="preserve">리스크 균형 유지를 위한 </w:t>
      </w:r>
      <w:r w:rsidRPr="00B14587">
        <w:rPr>
          <w:b/>
          <w:bCs/>
        </w:rPr>
        <w:t>상품 구성 비율 제한 제도</w:t>
      </w:r>
      <w:r w:rsidRPr="00B14587">
        <w:t xml:space="preserve"> 검토</w:t>
      </w:r>
    </w:p>
    <w:p w14:paraId="3CA5B3F3" w14:textId="77777777" w:rsidR="00B14587" w:rsidRPr="00B14587" w:rsidRDefault="00B14587" w:rsidP="00B14587">
      <w:pPr>
        <w:numPr>
          <w:ilvl w:val="0"/>
          <w:numId w:val="28"/>
        </w:numPr>
      </w:pPr>
      <w:r w:rsidRPr="00B14587">
        <w:t>분산투자 제도 개선</w:t>
      </w:r>
    </w:p>
    <w:p w14:paraId="3BF5431A" w14:textId="77777777" w:rsidR="00B14587" w:rsidRPr="00B14587" w:rsidRDefault="00B14587" w:rsidP="00B14587">
      <w:pPr>
        <w:numPr>
          <w:ilvl w:val="1"/>
          <w:numId w:val="28"/>
        </w:numPr>
      </w:pPr>
      <w:r w:rsidRPr="00B14587">
        <w:t>자동분산투자 허용을 위한 명확한 법적 기준 정비</w:t>
      </w:r>
    </w:p>
    <w:p w14:paraId="4B1BFD68" w14:textId="77777777" w:rsidR="00B14587" w:rsidRPr="00B14587" w:rsidRDefault="00B14587" w:rsidP="00B14587">
      <w:pPr>
        <w:numPr>
          <w:ilvl w:val="1"/>
          <w:numId w:val="28"/>
        </w:numPr>
      </w:pPr>
      <w:r w:rsidRPr="00B14587">
        <w:t>투자자 조건 기반의 예약형 투자 시스템 도입 유도</w:t>
      </w:r>
    </w:p>
    <w:p w14:paraId="0BD56B22" w14:textId="77777777" w:rsidR="00B14587" w:rsidRPr="00B14587" w:rsidRDefault="00B14587" w:rsidP="00B14587">
      <w:pPr>
        <w:numPr>
          <w:ilvl w:val="1"/>
          <w:numId w:val="28"/>
        </w:numPr>
      </w:pPr>
      <w:r w:rsidRPr="00B14587">
        <w:lastRenderedPageBreak/>
        <w:t>최소 투자 건수 기반 분산 투자 유도 (예: 30개 이상)</w:t>
      </w:r>
    </w:p>
    <w:p w14:paraId="157B9D7E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2.3 법령 체계 정비</w:t>
      </w:r>
    </w:p>
    <w:p w14:paraId="4255AFB5" w14:textId="77777777" w:rsidR="00B14587" w:rsidRPr="00B14587" w:rsidRDefault="00B14587" w:rsidP="00B14587">
      <w:pPr>
        <w:numPr>
          <w:ilvl w:val="0"/>
          <w:numId w:val="29"/>
        </w:numPr>
      </w:pPr>
      <w:r w:rsidRPr="00B14587">
        <w:t>규제 간 충돌 해소</w:t>
      </w:r>
    </w:p>
    <w:p w14:paraId="6C4290C9" w14:textId="77777777" w:rsidR="00B14587" w:rsidRPr="00B14587" w:rsidRDefault="00B14587" w:rsidP="00B14587">
      <w:pPr>
        <w:numPr>
          <w:ilvl w:val="1"/>
          <w:numId w:val="29"/>
        </w:numPr>
      </w:pPr>
      <w:proofErr w:type="spellStart"/>
      <w:r w:rsidRPr="00B14587">
        <w:t>온투법</w:t>
      </w:r>
      <w:proofErr w:type="spellEnd"/>
      <w:r w:rsidRPr="00B14587">
        <w:t xml:space="preserve">, </w:t>
      </w:r>
      <w:proofErr w:type="spellStart"/>
      <w:r w:rsidRPr="00B14587">
        <w:t>금소법</w:t>
      </w:r>
      <w:proofErr w:type="spellEnd"/>
      <w:r w:rsidRPr="00B14587">
        <w:t xml:space="preserve">, </w:t>
      </w:r>
      <w:proofErr w:type="spellStart"/>
      <w:r w:rsidRPr="00B14587">
        <w:t>업권법</w:t>
      </w:r>
      <w:proofErr w:type="spellEnd"/>
      <w:r w:rsidRPr="00B14587">
        <w:t xml:space="preserve"> 간 정합성 확보</w:t>
      </w:r>
    </w:p>
    <w:p w14:paraId="50B96DA6" w14:textId="77777777" w:rsidR="00B14587" w:rsidRPr="00B14587" w:rsidRDefault="00B14587" w:rsidP="00B14587">
      <w:pPr>
        <w:numPr>
          <w:ilvl w:val="1"/>
          <w:numId w:val="29"/>
        </w:numPr>
      </w:pPr>
      <w:r w:rsidRPr="00B14587">
        <w:t>연계투자에 대한 표준 가이드라인 및 예외 조항 마련</w:t>
      </w:r>
    </w:p>
    <w:p w14:paraId="74B0523E" w14:textId="77777777" w:rsidR="00B14587" w:rsidRPr="00B14587" w:rsidRDefault="00B14587" w:rsidP="00B14587">
      <w:pPr>
        <w:numPr>
          <w:ilvl w:val="0"/>
          <w:numId w:val="29"/>
        </w:numPr>
      </w:pPr>
      <w:r w:rsidRPr="00B14587">
        <w:t>실용적 규제 개선</w:t>
      </w:r>
    </w:p>
    <w:p w14:paraId="2B5005AB" w14:textId="77777777" w:rsidR="00B14587" w:rsidRPr="00B14587" w:rsidRDefault="00B14587" w:rsidP="00B14587">
      <w:pPr>
        <w:numPr>
          <w:ilvl w:val="1"/>
          <w:numId w:val="29"/>
        </w:numPr>
      </w:pPr>
      <w:r w:rsidRPr="00B14587">
        <w:t>공시기간 단축 및 대출집행 간소화</w:t>
      </w:r>
    </w:p>
    <w:p w14:paraId="37F62F63" w14:textId="77777777" w:rsidR="00B14587" w:rsidRPr="00B14587" w:rsidRDefault="00B14587" w:rsidP="00B14587">
      <w:pPr>
        <w:numPr>
          <w:ilvl w:val="1"/>
          <w:numId w:val="29"/>
        </w:numPr>
      </w:pPr>
      <w:r w:rsidRPr="00B14587">
        <w:t>주선 수수료 체계의 현실화</w:t>
      </w:r>
    </w:p>
    <w:p w14:paraId="7A84C0A1" w14:textId="77777777" w:rsidR="00B14587" w:rsidRPr="00B14587" w:rsidRDefault="00B14587" w:rsidP="00B14587">
      <w:pPr>
        <w:numPr>
          <w:ilvl w:val="1"/>
          <w:numId w:val="29"/>
        </w:numPr>
      </w:pPr>
      <w:r w:rsidRPr="00B14587">
        <w:t>개인 투자한도 조정 및 탄력적 한도 부여 제도 도입</w:t>
      </w:r>
    </w:p>
    <w:p w14:paraId="51DECE42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2.4 투자자 보호 강화</w:t>
      </w:r>
    </w:p>
    <w:p w14:paraId="6B9B97DC" w14:textId="77777777" w:rsidR="00B14587" w:rsidRPr="00B14587" w:rsidRDefault="00B14587" w:rsidP="00B14587">
      <w:pPr>
        <w:numPr>
          <w:ilvl w:val="0"/>
          <w:numId w:val="30"/>
        </w:numPr>
      </w:pPr>
      <w:r w:rsidRPr="00B14587">
        <w:t>정보 투명성 제고</w:t>
      </w:r>
    </w:p>
    <w:p w14:paraId="4B1DC39D" w14:textId="77777777" w:rsidR="00B14587" w:rsidRPr="00B14587" w:rsidRDefault="00B14587" w:rsidP="00B14587">
      <w:pPr>
        <w:numPr>
          <w:ilvl w:val="1"/>
          <w:numId w:val="30"/>
        </w:numPr>
      </w:pPr>
      <w:proofErr w:type="spellStart"/>
      <w:r w:rsidRPr="00B14587">
        <w:t>연체율</w:t>
      </w:r>
      <w:proofErr w:type="spellEnd"/>
      <w:r w:rsidRPr="00B14587">
        <w:t xml:space="preserve">, </w:t>
      </w:r>
      <w:proofErr w:type="spellStart"/>
      <w:r w:rsidRPr="00B14587">
        <w:t>부실률</w:t>
      </w:r>
      <w:proofErr w:type="spellEnd"/>
      <w:r w:rsidRPr="00B14587">
        <w:t>, 손실률 등 실질 정보 중심 공시 강화</w:t>
      </w:r>
    </w:p>
    <w:p w14:paraId="4FE63F11" w14:textId="77777777" w:rsidR="00B14587" w:rsidRPr="00B14587" w:rsidRDefault="00B14587" w:rsidP="00B14587">
      <w:pPr>
        <w:numPr>
          <w:ilvl w:val="1"/>
          <w:numId w:val="30"/>
        </w:numPr>
      </w:pPr>
      <w:r w:rsidRPr="00B14587">
        <w:t>업체별 평판 정보 및 커뮤니티 기반 리뷰 통합 플랫폼 구축</w:t>
      </w:r>
    </w:p>
    <w:p w14:paraId="4F0E51A2" w14:textId="77777777" w:rsidR="00B14587" w:rsidRPr="00B14587" w:rsidRDefault="00B14587" w:rsidP="00B14587">
      <w:pPr>
        <w:numPr>
          <w:ilvl w:val="0"/>
          <w:numId w:val="30"/>
        </w:numPr>
      </w:pPr>
      <w:r w:rsidRPr="00B14587">
        <w:t>사후 관리 체계 보강</w:t>
      </w:r>
    </w:p>
    <w:p w14:paraId="735E8140" w14:textId="77777777" w:rsidR="00B14587" w:rsidRPr="00B14587" w:rsidRDefault="00B14587" w:rsidP="00B14587">
      <w:pPr>
        <w:numPr>
          <w:ilvl w:val="1"/>
          <w:numId w:val="30"/>
        </w:numPr>
      </w:pPr>
      <w:r w:rsidRPr="00B14587">
        <w:t xml:space="preserve">대형 </w:t>
      </w:r>
      <w:proofErr w:type="spellStart"/>
      <w:r w:rsidRPr="00B14587">
        <w:t>온투업체에</w:t>
      </w:r>
      <w:proofErr w:type="spellEnd"/>
      <w:r w:rsidRPr="00B14587">
        <w:t xml:space="preserve"> 대한 상시 감독체계 운영</w:t>
      </w:r>
    </w:p>
    <w:p w14:paraId="0B916672" w14:textId="77777777" w:rsidR="00B14587" w:rsidRPr="00B14587" w:rsidRDefault="00B14587" w:rsidP="00B14587">
      <w:pPr>
        <w:numPr>
          <w:ilvl w:val="1"/>
          <w:numId w:val="30"/>
        </w:numPr>
      </w:pPr>
      <w:r w:rsidRPr="00B14587">
        <w:t>투자자 자금 전산관리 실태 점검 주기화</w:t>
      </w:r>
    </w:p>
    <w:p w14:paraId="6413CFFF" w14:textId="77777777" w:rsidR="00B14587" w:rsidRPr="00B14587" w:rsidRDefault="00B14587" w:rsidP="00B14587">
      <w:pPr>
        <w:numPr>
          <w:ilvl w:val="1"/>
          <w:numId w:val="30"/>
        </w:numPr>
      </w:pPr>
      <w:r w:rsidRPr="00B14587">
        <w:t>미등록 P2P대출의 대환 이관 절차 마련</w:t>
      </w:r>
    </w:p>
    <w:p w14:paraId="671F4665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2.5 시장 활성화 전략</w:t>
      </w:r>
    </w:p>
    <w:p w14:paraId="35DC8BF3" w14:textId="77777777" w:rsidR="00B14587" w:rsidRPr="00B14587" w:rsidRDefault="00B14587" w:rsidP="00B14587">
      <w:pPr>
        <w:numPr>
          <w:ilvl w:val="0"/>
          <w:numId w:val="31"/>
        </w:numPr>
      </w:pPr>
      <w:r w:rsidRPr="00B14587">
        <w:t>자금 유입 다변화</w:t>
      </w:r>
    </w:p>
    <w:p w14:paraId="68F1BB66" w14:textId="77777777" w:rsidR="00B14587" w:rsidRPr="00B14587" w:rsidRDefault="00B14587" w:rsidP="00B14587">
      <w:pPr>
        <w:numPr>
          <w:ilvl w:val="1"/>
          <w:numId w:val="31"/>
        </w:numPr>
      </w:pPr>
      <w:r w:rsidRPr="00B14587">
        <w:t>저축은행 등 기관투자자 참여 유도</w:t>
      </w:r>
    </w:p>
    <w:p w14:paraId="1CAF14E5" w14:textId="77777777" w:rsidR="00B14587" w:rsidRPr="00B14587" w:rsidRDefault="00B14587" w:rsidP="00B14587">
      <w:pPr>
        <w:numPr>
          <w:ilvl w:val="1"/>
          <w:numId w:val="31"/>
        </w:numPr>
      </w:pPr>
      <w:r w:rsidRPr="00B14587">
        <w:t>상품 비교·추천 허용을 통한 투자자 접근성 향상</w:t>
      </w:r>
    </w:p>
    <w:p w14:paraId="03C14AB2" w14:textId="77777777" w:rsidR="00B14587" w:rsidRPr="00B14587" w:rsidRDefault="00B14587" w:rsidP="00B14587">
      <w:pPr>
        <w:numPr>
          <w:ilvl w:val="0"/>
          <w:numId w:val="31"/>
        </w:numPr>
      </w:pPr>
      <w:r w:rsidRPr="00B14587">
        <w:t>기술 기반 차별화</w:t>
      </w:r>
    </w:p>
    <w:p w14:paraId="295B364E" w14:textId="77777777" w:rsidR="00B14587" w:rsidRPr="00B14587" w:rsidRDefault="00B14587" w:rsidP="00B14587">
      <w:pPr>
        <w:numPr>
          <w:ilvl w:val="1"/>
          <w:numId w:val="31"/>
        </w:numPr>
      </w:pPr>
      <w:r w:rsidRPr="00B14587">
        <w:t>AI 기반 리스크 진단, 사전 알림 시스템 등 기술 경쟁력 강화</w:t>
      </w:r>
    </w:p>
    <w:p w14:paraId="2B3F052F" w14:textId="77777777" w:rsidR="00B14587" w:rsidRPr="00B14587" w:rsidRDefault="00B14587" w:rsidP="00B14587">
      <w:pPr>
        <w:numPr>
          <w:ilvl w:val="1"/>
          <w:numId w:val="31"/>
        </w:numPr>
      </w:pPr>
      <w:r w:rsidRPr="00B14587">
        <w:t>정책금융 연계, 은행·</w:t>
      </w:r>
      <w:proofErr w:type="spellStart"/>
      <w:r w:rsidRPr="00B14587">
        <w:t>핀테크와의</w:t>
      </w:r>
      <w:proofErr w:type="spellEnd"/>
      <w:r w:rsidRPr="00B14587">
        <w:t xml:space="preserve"> 제휴 확대를 통한 생태계 다변화</w:t>
      </w:r>
    </w:p>
    <w:p w14:paraId="2BB6B46B" w14:textId="792A9A5F" w:rsidR="00B14587" w:rsidRPr="00B14587" w:rsidRDefault="00B14587" w:rsidP="00B14587"/>
    <w:p w14:paraId="1B342645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lastRenderedPageBreak/>
        <w:t>3. 실행 로드맵</w:t>
      </w:r>
    </w:p>
    <w:p w14:paraId="3AACDDCA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3.1 단기 과제 (6개월~1년)</w:t>
      </w:r>
    </w:p>
    <w:p w14:paraId="14C5551E" w14:textId="77777777" w:rsidR="00B14587" w:rsidRPr="00B14587" w:rsidRDefault="00B14587" w:rsidP="00B14587">
      <w:pPr>
        <w:numPr>
          <w:ilvl w:val="0"/>
          <w:numId w:val="32"/>
        </w:numPr>
      </w:pPr>
      <w:r w:rsidRPr="00B14587">
        <w:t>법령 충돌 해소 위한 우선 조치</w:t>
      </w:r>
    </w:p>
    <w:p w14:paraId="715F255B" w14:textId="77777777" w:rsidR="00B14587" w:rsidRPr="00B14587" w:rsidRDefault="00B14587" w:rsidP="00B14587">
      <w:pPr>
        <w:numPr>
          <w:ilvl w:val="0"/>
          <w:numId w:val="32"/>
        </w:numPr>
      </w:pPr>
      <w:r w:rsidRPr="00B14587">
        <w:t>자동분산투자 관련 가이드라인 제정</w:t>
      </w:r>
    </w:p>
    <w:p w14:paraId="6A28FC82" w14:textId="77777777" w:rsidR="00B14587" w:rsidRPr="00B14587" w:rsidRDefault="00B14587" w:rsidP="00B14587">
      <w:pPr>
        <w:numPr>
          <w:ilvl w:val="0"/>
          <w:numId w:val="32"/>
        </w:numPr>
      </w:pPr>
      <w:proofErr w:type="spellStart"/>
      <w:r w:rsidRPr="00B14587">
        <w:t>연체율</w:t>
      </w:r>
      <w:proofErr w:type="spellEnd"/>
      <w:r w:rsidRPr="00B14587">
        <w:t xml:space="preserve"> 실시간 모니터링 체계 시범 구축</w:t>
      </w:r>
    </w:p>
    <w:p w14:paraId="416BE928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3.2 중기 과제 (1~3년)</w:t>
      </w:r>
    </w:p>
    <w:p w14:paraId="63DC8CE1" w14:textId="77777777" w:rsidR="00B14587" w:rsidRPr="00B14587" w:rsidRDefault="00B14587" w:rsidP="00B14587">
      <w:pPr>
        <w:numPr>
          <w:ilvl w:val="0"/>
          <w:numId w:val="33"/>
        </w:numPr>
      </w:pPr>
      <w:r w:rsidRPr="00B14587">
        <w:t>대안신용평가모형 고도화 및 사업자별 차별화</w:t>
      </w:r>
    </w:p>
    <w:p w14:paraId="1F157C6A" w14:textId="77777777" w:rsidR="00B14587" w:rsidRPr="00B14587" w:rsidRDefault="00B14587" w:rsidP="00B14587">
      <w:pPr>
        <w:numPr>
          <w:ilvl w:val="0"/>
          <w:numId w:val="33"/>
        </w:numPr>
      </w:pPr>
      <w:r w:rsidRPr="00B14587">
        <w:t>기관투자자 진입을 위한 시스템 정비</w:t>
      </w:r>
    </w:p>
    <w:p w14:paraId="1652BED5" w14:textId="77777777" w:rsidR="00B14587" w:rsidRPr="00B14587" w:rsidRDefault="00B14587" w:rsidP="00B14587">
      <w:pPr>
        <w:numPr>
          <w:ilvl w:val="0"/>
          <w:numId w:val="33"/>
        </w:numPr>
      </w:pPr>
      <w:r w:rsidRPr="00B14587">
        <w:t>정보 공시 플랫폼 고도화 및 사용자 중심화</w:t>
      </w:r>
    </w:p>
    <w:p w14:paraId="7F6FC06D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3.3 장기 과제 (3~5년)</w:t>
      </w:r>
    </w:p>
    <w:p w14:paraId="7D3607A3" w14:textId="77777777" w:rsidR="00B14587" w:rsidRPr="00B14587" w:rsidRDefault="00B14587" w:rsidP="00B14587">
      <w:pPr>
        <w:numPr>
          <w:ilvl w:val="0"/>
          <w:numId w:val="34"/>
        </w:numPr>
      </w:pPr>
      <w:r w:rsidRPr="00B14587">
        <w:t>포용금융 실현을 위한 지속 가능 생태계 정착</w:t>
      </w:r>
    </w:p>
    <w:p w14:paraId="1CCFE3BD" w14:textId="77777777" w:rsidR="00B14587" w:rsidRPr="00B14587" w:rsidRDefault="00B14587" w:rsidP="00B14587">
      <w:pPr>
        <w:numPr>
          <w:ilvl w:val="0"/>
          <w:numId w:val="34"/>
        </w:numPr>
      </w:pPr>
      <w:r w:rsidRPr="00B14587">
        <w:t xml:space="preserve">기술 기반 </w:t>
      </w:r>
      <w:proofErr w:type="spellStart"/>
      <w:r w:rsidRPr="00B14587">
        <w:t>온투업체의</w:t>
      </w:r>
      <w:proofErr w:type="spellEnd"/>
      <w:r w:rsidRPr="00B14587">
        <w:t xml:space="preserve"> 글로벌 경쟁력 확보</w:t>
      </w:r>
    </w:p>
    <w:p w14:paraId="6E60964F" w14:textId="77777777" w:rsidR="00B14587" w:rsidRPr="00B14587" w:rsidRDefault="00B14587" w:rsidP="00B14587">
      <w:pPr>
        <w:numPr>
          <w:ilvl w:val="0"/>
          <w:numId w:val="34"/>
        </w:numPr>
      </w:pPr>
      <w:r w:rsidRPr="00B14587">
        <w:t>투자자 보호 제도의 국제 표준화 수준 확보</w:t>
      </w:r>
    </w:p>
    <w:p w14:paraId="0A734DF0" w14:textId="7271318F" w:rsidR="00B14587" w:rsidRPr="00B14587" w:rsidRDefault="00B14587" w:rsidP="00B14587"/>
    <w:p w14:paraId="04819FC5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4. 결론</w:t>
      </w:r>
    </w:p>
    <w:p w14:paraId="7BDB0927" w14:textId="77777777" w:rsidR="00B14587" w:rsidRPr="00B14587" w:rsidRDefault="00B14587" w:rsidP="00B14587">
      <w:r w:rsidRPr="00B14587">
        <w:t xml:space="preserve">P2P 시장의 본질적 문제는 단순한 </w:t>
      </w:r>
      <w:proofErr w:type="spellStart"/>
      <w:r w:rsidRPr="00B14587">
        <w:t>연체율</w:t>
      </w:r>
      <w:proofErr w:type="spellEnd"/>
      <w:r w:rsidRPr="00B14587">
        <w:t xml:space="preserve"> 상승이나 규제 부족이 아니라, </w:t>
      </w:r>
      <w:r w:rsidRPr="00B14587">
        <w:rPr>
          <w:b/>
          <w:bCs/>
        </w:rPr>
        <w:t>신뢰를 기반으로 한 금융 생태계 형성에 실패한 구조적 환경</w:t>
      </w:r>
      <w:r w:rsidRPr="00B14587">
        <w:t>이다.</w:t>
      </w:r>
      <w:r w:rsidRPr="00B14587">
        <w:br/>
        <w:t>이를 해결하기 위해선 제도적 틀만이 아니라 시장과 사용자 중심의 실효성 있는 조치가 병행되어야 하며,</w:t>
      </w:r>
      <w:r w:rsidRPr="00B14587">
        <w:br/>
        <w:t>신뢰 회복 → 투자자 회복 → 상품 다양화 → 시장 재성장으로 이어지는 선순환 구조 구축이 핵심이다.</w:t>
      </w:r>
    </w:p>
    <w:p w14:paraId="1CFB0D0A" w14:textId="77777777" w:rsidR="00B14587" w:rsidRPr="00B14587" w:rsidRDefault="00B14587" w:rsidP="00B14587">
      <w:r w:rsidRPr="00B14587">
        <w:t xml:space="preserve">궁극적으로, P2P 금융은 </w:t>
      </w:r>
      <w:r w:rsidRPr="00B14587">
        <w:rPr>
          <w:b/>
          <w:bCs/>
        </w:rPr>
        <w:t>중·</w:t>
      </w:r>
      <w:proofErr w:type="spellStart"/>
      <w:r w:rsidRPr="00B14587">
        <w:rPr>
          <w:b/>
          <w:bCs/>
        </w:rPr>
        <w:t>저신용자</w:t>
      </w:r>
      <w:proofErr w:type="spellEnd"/>
      <w:r w:rsidRPr="00B14587">
        <w:rPr>
          <w:b/>
          <w:bCs/>
        </w:rPr>
        <w:t xml:space="preserve"> 대상의 </w:t>
      </w:r>
      <w:proofErr w:type="spellStart"/>
      <w:r w:rsidRPr="00B14587">
        <w:rPr>
          <w:b/>
          <w:bCs/>
        </w:rPr>
        <w:t>중금리</w:t>
      </w:r>
      <w:proofErr w:type="spellEnd"/>
      <w:r w:rsidRPr="00B14587">
        <w:rPr>
          <w:b/>
          <w:bCs/>
        </w:rPr>
        <w:t xml:space="preserve"> 대출 중개라는 공공성과 민간 자본의 효율성이 결합된 플랫폼</w:t>
      </w:r>
      <w:r w:rsidRPr="00B14587">
        <w:t>으로 자리매김해야 하며,</w:t>
      </w:r>
      <w:r w:rsidRPr="00B14587">
        <w:br/>
        <w:t>이를 위한 제도, 기술, 투자의 삼각 균형이 반드시 요구된다.</w:t>
      </w:r>
    </w:p>
    <w:p w14:paraId="6B0052B2" w14:textId="77777777" w:rsidR="00B14587" w:rsidRDefault="00B14587" w:rsidP="0028244C"/>
    <w:p w14:paraId="0C2EED5A" w14:textId="77777777" w:rsidR="00B14587" w:rsidRDefault="00B14587" w:rsidP="0028244C"/>
    <w:p w14:paraId="605CA516" w14:textId="77777777" w:rsidR="00B14587" w:rsidRDefault="00B14587" w:rsidP="0028244C"/>
    <w:p w14:paraId="2B5720F1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lastRenderedPageBreak/>
        <w:t>P2P 시장의 위험관리 구조에 대한 실질적·혁신적이면서 수용 가능한 개선 방안</w:t>
      </w:r>
    </w:p>
    <w:p w14:paraId="48977A51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 xml:space="preserve">1. </w:t>
      </w:r>
      <w:proofErr w:type="spellStart"/>
      <w:r w:rsidRPr="00B14587">
        <w:rPr>
          <w:b/>
          <w:bCs/>
        </w:rPr>
        <w:t>연체율</w:t>
      </w:r>
      <w:proofErr w:type="spellEnd"/>
      <w:r w:rsidRPr="00B14587">
        <w:rPr>
          <w:b/>
          <w:bCs/>
        </w:rPr>
        <w:t xml:space="preserve"> 관리 체계 개편</w:t>
      </w:r>
    </w:p>
    <w:p w14:paraId="763C5B2D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1.1 연체율과 손실률의 이원화 공시 체계 정착</w:t>
      </w:r>
    </w:p>
    <w:p w14:paraId="0482C0D1" w14:textId="77777777" w:rsidR="00B14587" w:rsidRPr="00B14587" w:rsidRDefault="00B14587" w:rsidP="00B14587">
      <w:pPr>
        <w:numPr>
          <w:ilvl w:val="0"/>
          <w:numId w:val="35"/>
        </w:numPr>
      </w:pPr>
      <w:r w:rsidRPr="00B14587">
        <w:rPr>
          <w:b/>
          <w:bCs/>
        </w:rPr>
        <w:t>핵심 제안</w:t>
      </w:r>
      <w:r w:rsidRPr="00B14587">
        <w:t xml:space="preserve">: 투자자 혼란을 방지하기 위해 </w:t>
      </w:r>
      <w:proofErr w:type="spellStart"/>
      <w:r w:rsidRPr="00B14587">
        <w:t>연체율</w:t>
      </w:r>
      <w:proofErr w:type="spellEnd"/>
      <w:r w:rsidRPr="00B14587">
        <w:t>(지연상환 가능성)과 손실률(회수불가 위험)을 명확히 구분하여 공시하도록 규정화.</w:t>
      </w:r>
    </w:p>
    <w:p w14:paraId="272BC1F5" w14:textId="77777777" w:rsidR="00B14587" w:rsidRPr="00B14587" w:rsidRDefault="00B14587" w:rsidP="00B14587">
      <w:pPr>
        <w:numPr>
          <w:ilvl w:val="0"/>
          <w:numId w:val="35"/>
        </w:numPr>
      </w:pPr>
      <w:r w:rsidRPr="00B14587">
        <w:rPr>
          <w:b/>
          <w:bCs/>
        </w:rPr>
        <w:t>시장 수용성</w:t>
      </w:r>
      <w:r w:rsidRPr="00B14587">
        <w:t>: 기존 금융권(카드사, 은행)의 손실률 관리 구조를 준용하되, P2P 특성을 반영한 정의 재설정 가능.</w:t>
      </w:r>
    </w:p>
    <w:p w14:paraId="54BC980A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 xml:space="preserve">1.2 제3자 </w:t>
      </w:r>
      <w:proofErr w:type="spellStart"/>
      <w:r w:rsidRPr="00B14587">
        <w:rPr>
          <w:b/>
          <w:bCs/>
        </w:rPr>
        <w:t>연체율</w:t>
      </w:r>
      <w:proofErr w:type="spellEnd"/>
      <w:r w:rsidRPr="00B14587">
        <w:rPr>
          <w:b/>
          <w:bCs/>
        </w:rPr>
        <w:t xml:space="preserve"> 검증 시스템 도입</w:t>
      </w:r>
    </w:p>
    <w:p w14:paraId="62218EC6" w14:textId="77777777" w:rsidR="00B14587" w:rsidRPr="00B14587" w:rsidRDefault="00B14587" w:rsidP="00B14587">
      <w:pPr>
        <w:numPr>
          <w:ilvl w:val="0"/>
          <w:numId w:val="36"/>
        </w:numPr>
      </w:pPr>
      <w:r w:rsidRPr="00B14587">
        <w:rPr>
          <w:b/>
          <w:bCs/>
        </w:rPr>
        <w:t>실질 방안</w:t>
      </w:r>
      <w:r w:rsidRPr="00B14587">
        <w:t xml:space="preserve">: 중앙기록관리기관 또는 독립된 검증기관이 </w:t>
      </w:r>
      <w:r w:rsidRPr="00B14587">
        <w:rPr>
          <w:b/>
          <w:bCs/>
        </w:rPr>
        <w:t xml:space="preserve">정기적으로 </w:t>
      </w:r>
      <w:proofErr w:type="spellStart"/>
      <w:r w:rsidRPr="00B14587">
        <w:rPr>
          <w:b/>
          <w:bCs/>
        </w:rPr>
        <w:t>연체율</w:t>
      </w:r>
      <w:proofErr w:type="spellEnd"/>
      <w:r w:rsidRPr="00B14587">
        <w:rPr>
          <w:b/>
          <w:bCs/>
        </w:rPr>
        <w:t xml:space="preserve"> 산정 방식을 감사</w:t>
      </w:r>
      <w:r w:rsidRPr="00B14587">
        <w:t>하고 공개.</w:t>
      </w:r>
    </w:p>
    <w:p w14:paraId="3C6F2549" w14:textId="77777777" w:rsidR="00B14587" w:rsidRPr="00B14587" w:rsidRDefault="00B14587" w:rsidP="00B14587">
      <w:pPr>
        <w:numPr>
          <w:ilvl w:val="0"/>
          <w:numId w:val="36"/>
        </w:numPr>
      </w:pPr>
      <w:r w:rsidRPr="00B14587">
        <w:rPr>
          <w:b/>
          <w:bCs/>
        </w:rPr>
        <w:t>효과</w:t>
      </w:r>
      <w:r w:rsidRPr="00B14587">
        <w:t>: 자율공시의 신뢰성 확보와 조작 가능성 차단.</w:t>
      </w:r>
    </w:p>
    <w:p w14:paraId="0EF635D1" w14:textId="77777777" w:rsidR="00B14587" w:rsidRPr="00B14587" w:rsidRDefault="00B14587" w:rsidP="00B14587">
      <w:pPr>
        <w:numPr>
          <w:ilvl w:val="0"/>
          <w:numId w:val="36"/>
        </w:numPr>
      </w:pPr>
      <w:r w:rsidRPr="00B14587">
        <w:rPr>
          <w:b/>
          <w:bCs/>
        </w:rPr>
        <w:t>시장 수용성</w:t>
      </w:r>
      <w:r w:rsidRPr="00B14587">
        <w:t xml:space="preserve">: 금융당국이 감사기준을 마련하면, 등록 </w:t>
      </w:r>
      <w:proofErr w:type="spellStart"/>
      <w:r w:rsidRPr="00B14587">
        <w:t>온투업체에</w:t>
      </w:r>
      <w:proofErr w:type="spellEnd"/>
      <w:r w:rsidRPr="00B14587">
        <w:t xml:space="preserve"> 부담을 과도하게 주지 않으면서도 현실 적용 가능.</w:t>
      </w:r>
    </w:p>
    <w:p w14:paraId="167B53AB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 xml:space="preserve">1.3 </w:t>
      </w:r>
      <w:proofErr w:type="spellStart"/>
      <w:r w:rsidRPr="00B14587">
        <w:rPr>
          <w:b/>
          <w:bCs/>
        </w:rPr>
        <w:t>돌려막기</w:t>
      </w:r>
      <w:proofErr w:type="spellEnd"/>
      <w:r w:rsidRPr="00B14587">
        <w:rPr>
          <w:b/>
          <w:bCs/>
        </w:rPr>
        <w:t xml:space="preserve"> 감시 위한 자금흐름 추적 기술 도입</w:t>
      </w:r>
    </w:p>
    <w:p w14:paraId="14457834" w14:textId="77777777" w:rsidR="00B14587" w:rsidRPr="00B14587" w:rsidRDefault="00B14587" w:rsidP="00B14587">
      <w:pPr>
        <w:numPr>
          <w:ilvl w:val="0"/>
          <w:numId w:val="37"/>
        </w:numPr>
      </w:pPr>
      <w:r w:rsidRPr="00B14587">
        <w:rPr>
          <w:b/>
          <w:bCs/>
        </w:rPr>
        <w:t>제안</w:t>
      </w:r>
      <w:r w:rsidRPr="00B14587">
        <w:t>: 투자금 유입→대출 실행→회수→배분까지 자금흐름을 블록체인 기반 또는 이상탐지 알고리즘을 통해 모니터링.</w:t>
      </w:r>
    </w:p>
    <w:p w14:paraId="48211564" w14:textId="77777777" w:rsidR="00B14587" w:rsidRPr="00B14587" w:rsidRDefault="00B14587" w:rsidP="00B14587">
      <w:pPr>
        <w:numPr>
          <w:ilvl w:val="0"/>
          <w:numId w:val="37"/>
        </w:numPr>
      </w:pPr>
      <w:proofErr w:type="spellStart"/>
      <w:r w:rsidRPr="00B14587">
        <w:rPr>
          <w:b/>
          <w:bCs/>
        </w:rPr>
        <w:t>혁신성</w:t>
      </w:r>
      <w:proofErr w:type="spellEnd"/>
      <w:r w:rsidRPr="00B14587">
        <w:t xml:space="preserve">: 전통 금융이 도입하지 않은 </w:t>
      </w:r>
      <w:r w:rsidRPr="00B14587">
        <w:rPr>
          <w:b/>
          <w:bCs/>
        </w:rPr>
        <w:t>탈중앙적 흐름 관리</w:t>
      </w:r>
      <w:r w:rsidRPr="00B14587">
        <w:t>를 활용 가능.</w:t>
      </w:r>
    </w:p>
    <w:p w14:paraId="383E8781" w14:textId="77777777" w:rsidR="00B14587" w:rsidRPr="00B14587" w:rsidRDefault="00B14587" w:rsidP="00B14587">
      <w:pPr>
        <w:numPr>
          <w:ilvl w:val="0"/>
          <w:numId w:val="37"/>
        </w:numPr>
      </w:pPr>
      <w:r w:rsidRPr="00B14587">
        <w:rPr>
          <w:b/>
          <w:bCs/>
        </w:rPr>
        <w:t>수용성</w:t>
      </w:r>
      <w:r w:rsidRPr="00B14587">
        <w:t xml:space="preserve">: 대형 </w:t>
      </w:r>
      <w:proofErr w:type="spellStart"/>
      <w:r w:rsidRPr="00B14587">
        <w:t>온투업체를</w:t>
      </w:r>
      <w:proofErr w:type="spellEnd"/>
      <w:r w:rsidRPr="00B14587">
        <w:t xml:space="preserve"> 중심으로 시범 도입 후 확산 가능.</w:t>
      </w:r>
    </w:p>
    <w:p w14:paraId="51E12219" w14:textId="6D46D53D" w:rsidR="00B14587" w:rsidRPr="00B14587" w:rsidRDefault="00B14587" w:rsidP="00B14587"/>
    <w:p w14:paraId="44E608CD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2. 신용평가 체계 개선</w:t>
      </w:r>
    </w:p>
    <w:p w14:paraId="47EC73A5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2.1 '업체별' 연체율과 리스크 수준을 반영한 CSS 평가 제도 도입</w:t>
      </w:r>
    </w:p>
    <w:p w14:paraId="551D4C3E" w14:textId="77777777" w:rsidR="00B14587" w:rsidRPr="00B14587" w:rsidRDefault="00B14587" w:rsidP="00B14587">
      <w:pPr>
        <w:numPr>
          <w:ilvl w:val="0"/>
          <w:numId w:val="38"/>
        </w:numPr>
      </w:pPr>
      <w:r w:rsidRPr="00B14587">
        <w:rPr>
          <w:b/>
          <w:bCs/>
        </w:rPr>
        <w:t>문제 인식</w:t>
      </w:r>
      <w:r w:rsidRPr="00B14587">
        <w:t xml:space="preserve">: 동일 업권이라는 이유로 </w:t>
      </w:r>
      <w:proofErr w:type="spellStart"/>
      <w:r w:rsidRPr="00B14587">
        <w:t>저연체</w:t>
      </w:r>
      <w:proofErr w:type="spellEnd"/>
      <w:r w:rsidRPr="00B14587">
        <w:t xml:space="preserve"> 업체까지 부정적으로 평가받는 </w:t>
      </w:r>
      <w:r w:rsidRPr="00B14587">
        <w:rPr>
          <w:b/>
          <w:bCs/>
        </w:rPr>
        <w:t>신용점수 하락의 역차별</w:t>
      </w:r>
      <w:r w:rsidRPr="00B14587">
        <w:t xml:space="preserve"> 발생.</w:t>
      </w:r>
    </w:p>
    <w:p w14:paraId="6002D56A" w14:textId="77777777" w:rsidR="00B14587" w:rsidRPr="00B14587" w:rsidRDefault="00B14587" w:rsidP="00B14587">
      <w:pPr>
        <w:numPr>
          <w:ilvl w:val="0"/>
          <w:numId w:val="38"/>
        </w:numPr>
      </w:pPr>
      <w:r w:rsidRPr="00B14587">
        <w:rPr>
          <w:b/>
          <w:bCs/>
        </w:rPr>
        <w:t>개선안</w:t>
      </w:r>
      <w:r w:rsidRPr="00B14587">
        <w:t xml:space="preserve">: 신용평가사가 </w:t>
      </w:r>
      <w:proofErr w:type="spellStart"/>
      <w:r w:rsidRPr="00B14587">
        <w:t>온투업체의</w:t>
      </w:r>
      <w:proofErr w:type="spellEnd"/>
      <w:r w:rsidRPr="00B14587">
        <w:t xml:space="preserve"> </w:t>
      </w:r>
      <w:r w:rsidRPr="00B14587">
        <w:rPr>
          <w:b/>
          <w:bCs/>
        </w:rPr>
        <w:t>심사 시스템 수준</w:t>
      </w:r>
      <w:r w:rsidRPr="00B14587">
        <w:t xml:space="preserve">, </w:t>
      </w:r>
      <w:r w:rsidRPr="00B14587">
        <w:rPr>
          <w:b/>
          <w:bCs/>
        </w:rPr>
        <w:t xml:space="preserve">평균 </w:t>
      </w:r>
      <w:proofErr w:type="spellStart"/>
      <w:r w:rsidRPr="00B14587">
        <w:rPr>
          <w:b/>
          <w:bCs/>
        </w:rPr>
        <w:t>연체율</w:t>
      </w:r>
      <w:proofErr w:type="spellEnd"/>
      <w:r w:rsidRPr="00B14587">
        <w:t xml:space="preserve">, </w:t>
      </w:r>
      <w:proofErr w:type="spellStart"/>
      <w:r w:rsidRPr="00B14587">
        <w:rPr>
          <w:b/>
          <w:bCs/>
        </w:rPr>
        <w:t>리스크관리</w:t>
      </w:r>
      <w:proofErr w:type="spellEnd"/>
      <w:r w:rsidRPr="00B14587">
        <w:rPr>
          <w:b/>
          <w:bCs/>
        </w:rPr>
        <w:t xml:space="preserve"> 인력 규모</w:t>
      </w:r>
      <w:r w:rsidRPr="00B14587">
        <w:t xml:space="preserve"> 등을 </w:t>
      </w:r>
      <w:proofErr w:type="spellStart"/>
      <w:r w:rsidRPr="00B14587">
        <w:t>점수화하여</w:t>
      </w:r>
      <w:proofErr w:type="spellEnd"/>
      <w:r w:rsidRPr="00B14587">
        <w:t xml:space="preserve"> </w:t>
      </w:r>
      <w:r w:rsidRPr="00B14587">
        <w:rPr>
          <w:b/>
          <w:bCs/>
        </w:rPr>
        <w:t>업체별 평가 등급</w:t>
      </w:r>
      <w:r w:rsidRPr="00B14587">
        <w:t>을 CSS 반영 시 분리 적용.</w:t>
      </w:r>
    </w:p>
    <w:p w14:paraId="67C23D1D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2.2 대안신용평가모형의 백테스트 기반 성과 평가 의무화</w:t>
      </w:r>
    </w:p>
    <w:p w14:paraId="21AF7A2C" w14:textId="77777777" w:rsidR="00B14587" w:rsidRPr="00B14587" w:rsidRDefault="00B14587" w:rsidP="00B14587">
      <w:pPr>
        <w:numPr>
          <w:ilvl w:val="0"/>
          <w:numId w:val="39"/>
        </w:numPr>
      </w:pPr>
      <w:r w:rsidRPr="00B14587">
        <w:rPr>
          <w:b/>
          <w:bCs/>
        </w:rPr>
        <w:t>제안</w:t>
      </w:r>
      <w:r w:rsidRPr="00B14587">
        <w:t xml:space="preserve">: AI 기반 평가모형을 운영하는 </w:t>
      </w:r>
      <w:proofErr w:type="spellStart"/>
      <w:r w:rsidRPr="00B14587">
        <w:t>온투업체는</w:t>
      </w:r>
      <w:proofErr w:type="spellEnd"/>
      <w:r w:rsidRPr="00B14587">
        <w:t xml:space="preserve"> 분기별로 </w:t>
      </w:r>
      <w:r w:rsidRPr="00B14587">
        <w:rPr>
          <w:b/>
          <w:bCs/>
        </w:rPr>
        <w:t>예측성과를 공시</w:t>
      </w:r>
      <w:r w:rsidRPr="00B14587">
        <w:t xml:space="preserve">하고, </w:t>
      </w:r>
      <w:proofErr w:type="spellStart"/>
      <w:r w:rsidRPr="00B14587">
        <w:rPr>
          <w:b/>
          <w:bCs/>
        </w:rPr>
        <w:t>연체율</w:t>
      </w:r>
      <w:proofErr w:type="spellEnd"/>
      <w:r w:rsidRPr="00B14587">
        <w:rPr>
          <w:b/>
          <w:bCs/>
        </w:rPr>
        <w:t>·손실률과의 상관관계 통계 제출</w:t>
      </w:r>
      <w:r w:rsidRPr="00B14587">
        <w:t>을 의무화.</w:t>
      </w:r>
    </w:p>
    <w:p w14:paraId="63EEAE64" w14:textId="77777777" w:rsidR="00B14587" w:rsidRPr="00B14587" w:rsidRDefault="00B14587" w:rsidP="00B14587">
      <w:pPr>
        <w:numPr>
          <w:ilvl w:val="0"/>
          <w:numId w:val="39"/>
        </w:numPr>
      </w:pPr>
      <w:proofErr w:type="spellStart"/>
      <w:r w:rsidRPr="00B14587">
        <w:rPr>
          <w:b/>
          <w:bCs/>
        </w:rPr>
        <w:lastRenderedPageBreak/>
        <w:t>혁신성</w:t>
      </w:r>
      <w:proofErr w:type="spellEnd"/>
      <w:r w:rsidRPr="00B14587">
        <w:t xml:space="preserve">: 기술 신뢰성 검증을 </w:t>
      </w:r>
      <w:proofErr w:type="spellStart"/>
      <w:r w:rsidRPr="00B14587">
        <w:t>정량화하여</w:t>
      </w:r>
      <w:proofErr w:type="spellEnd"/>
      <w:r w:rsidRPr="00B14587">
        <w:t xml:space="preserve"> </w:t>
      </w:r>
      <w:r w:rsidRPr="00B14587">
        <w:rPr>
          <w:b/>
          <w:bCs/>
        </w:rPr>
        <w:t>시장과 학계 공동검증 체계로 연결</w:t>
      </w:r>
      <w:r w:rsidRPr="00B14587">
        <w:t xml:space="preserve"> 가능.</w:t>
      </w:r>
    </w:p>
    <w:p w14:paraId="56A52C4F" w14:textId="77777777" w:rsidR="00B14587" w:rsidRPr="00B14587" w:rsidRDefault="00B14587" w:rsidP="00B14587">
      <w:pPr>
        <w:numPr>
          <w:ilvl w:val="0"/>
          <w:numId w:val="39"/>
        </w:numPr>
      </w:pPr>
      <w:r w:rsidRPr="00B14587">
        <w:rPr>
          <w:b/>
          <w:bCs/>
        </w:rPr>
        <w:t>수용성</w:t>
      </w:r>
      <w:r w:rsidRPr="00B14587">
        <w:t xml:space="preserve">: 이미 </w:t>
      </w:r>
      <w:proofErr w:type="spellStart"/>
      <w:r w:rsidRPr="00B14587">
        <w:t>머신러닝</w:t>
      </w:r>
      <w:proofErr w:type="spellEnd"/>
      <w:r w:rsidRPr="00B14587">
        <w:t xml:space="preserve"> 기반 모델을 운영하는 업체는 도입 부담 적음.</w:t>
      </w:r>
    </w:p>
    <w:p w14:paraId="19A1C7D1" w14:textId="516F64C5" w:rsidR="00B14587" w:rsidRPr="00B14587" w:rsidRDefault="00B14587" w:rsidP="00B14587"/>
    <w:p w14:paraId="6E7B4CBA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 xml:space="preserve">3. </w:t>
      </w:r>
      <w:proofErr w:type="spellStart"/>
      <w:r w:rsidRPr="00B14587">
        <w:rPr>
          <w:b/>
          <w:bCs/>
        </w:rPr>
        <w:t>리스크관리</w:t>
      </w:r>
      <w:proofErr w:type="spellEnd"/>
      <w:r w:rsidRPr="00B14587">
        <w:rPr>
          <w:b/>
          <w:bCs/>
        </w:rPr>
        <w:t xml:space="preserve"> 시스템 개선</w:t>
      </w:r>
    </w:p>
    <w:p w14:paraId="0B3B776E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 xml:space="preserve">3.1 업계 공동 </w:t>
      </w:r>
      <w:proofErr w:type="spellStart"/>
      <w:r w:rsidRPr="00B14587">
        <w:rPr>
          <w:b/>
          <w:bCs/>
        </w:rPr>
        <w:t>리스크관리센터</w:t>
      </w:r>
      <w:proofErr w:type="spellEnd"/>
      <w:r w:rsidRPr="00B14587">
        <w:rPr>
          <w:b/>
          <w:bCs/>
        </w:rPr>
        <w:t xml:space="preserve"> 설립</w:t>
      </w:r>
    </w:p>
    <w:p w14:paraId="0361742E" w14:textId="77777777" w:rsidR="00B14587" w:rsidRPr="00B14587" w:rsidRDefault="00B14587" w:rsidP="00B14587">
      <w:pPr>
        <w:numPr>
          <w:ilvl w:val="0"/>
          <w:numId w:val="40"/>
        </w:numPr>
      </w:pPr>
      <w:r w:rsidRPr="00B14587">
        <w:rPr>
          <w:b/>
          <w:bCs/>
        </w:rPr>
        <w:t>제안</w:t>
      </w:r>
      <w:r w:rsidRPr="00B14587">
        <w:t xml:space="preserve">: 대출 리스크 DB 공유 및 조기 경보 시스템을 구축하는 </w:t>
      </w:r>
      <w:r w:rsidRPr="00B14587">
        <w:rPr>
          <w:b/>
          <w:bCs/>
        </w:rPr>
        <w:t>민관 공동 리스크 허브</w:t>
      </w:r>
      <w:r w:rsidRPr="00B14587">
        <w:t xml:space="preserve"> 설립.</w:t>
      </w:r>
    </w:p>
    <w:p w14:paraId="4CB2CB8C" w14:textId="77777777" w:rsidR="00B14587" w:rsidRPr="00B14587" w:rsidRDefault="00B14587" w:rsidP="00B14587">
      <w:pPr>
        <w:numPr>
          <w:ilvl w:val="0"/>
          <w:numId w:val="40"/>
        </w:numPr>
      </w:pPr>
      <w:r w:rsidRPr="00B14587">
        <w:rPr>
          <w:b/>
          <w:bCs/>
        </w:rPr>
        <w:t>기능</w:t>
      </w:r>
      <w:r w:rsidRPr="00B14587">
        <w:t>:</w:t>
      </w:r>
    </w:p>
    <w:p w14:paraId="0237949A" w14:textId="77777777" w:rsidR="00B14587" w:rsidRPr="00B14587" w:rsidRDefault="00B14587" w:rsidP="00B14587">
      <w:pPr>
        <w:numPr>
          <w:ilvl w:val="1"/>
          <w:numId w:val="40"/>
        </w:numPr>
      </w:pPr>
      <w:r w:rsidRPr="00B14587">
        <w:t>유사 위험 상품 정보 실시간 경보</w:t>
      </w:r>
    </w:p>
    <w:p w14:paraId="294C8A26" w14:textId="77777777" w:rsidR="00B14587" w:rsidRPr="00B14587" w:rsidRDefault="00B14587" w:rsidP="00B14587">
      <w:pPr>
        <w:numPr>
          <w:ilvl w:val="1"/>
          <w:numId w:val="40"/>
        </w:numPr>
      </w:pPr>
      <w:proofErr w:type="spellStart"/>
      <w:r w:rsidRPr="00B14587">
        <w:t>연체율</w:t>
      </w:r>
      <w:proofErr w:type="spellEnd"/>
      <w:r w:rsidRPr="00B14587">
        <w:t xml:space="preserve"> 급등 트렌드 자동 식별</w:t>
      </w:r>
    </w:p>
    <w:p w14:paraId="785CA21B" w14:textId="77777777" w:rsidR="00B14587" w:rsidRPr="00B14587" w:rsidRDefault="00B14587" w:rsidP="00B14587">
      <w:pPr>
        <w:numPr>
          <w:ilvl w:val="1"/>
          <w:numId w:val="40"/>
        </w:numPr>
      </w:pPr>
      <w:r w:rsidRPr="00B14587">
        <w:t>업체 간 위험 노출도 상호 교차 확인</w:t>
      </w:r>
    </w:p>
    <w:p w14:paraId="14C3CF89" w14:textId="77777777" w:rsidR="00B14587" w:rsidRPr="00B14587" w:rsidRDefault="00B14587" w:rsidP="00B14587">
      <w:pPr>
        <w:numPr>
          <w:ilvl w:val="0"/>
          <w:numId w:val="40"/>
        </w:numPr>
      </w:pPr>
      <w:r w:rsidRPr="00B14587">
        <w:rPr>
          <w:b/>
          <w:bCs/>
        </w:rPr>
        <w:t>수용성</w:t>
      </w:r>
      <w:r w:rsidRPr="00B14587">
        <w:t xml:space="preserve">: </w:t>
      </w:r>
      <w:proofErr w:type="spellStart"/>
      <w:r w:rsidRPr="00B14587">
        <w:t>금융위</w:t>
      </w:r>
      <w:proofErr w:type="spellEnd"/>
      <w:r w:rsidRPr="00B14587">
        <w:t xml:space="preserve"> 산하 금융보안원 또는 금융결제원과 공동 운영 시 </w:t>
      </w:r>
      <w:r w:rsidRPr="00B14587">
        <w:rPr>
          <w:b/>
          <w:bCs/>
        </w:rPr>
        <w:t>업체별 참여 동기 충분</w:t>
      </w:r>
    </w:p>
    <w:p w14:paraId="36FD79A3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3.2 담보 관리의 외부화</w:t>
      </w:r>
    </w:p>
    <w:p w14:paraId="353024E7" w14:textId="77777777" w:rsidR="00B14587" w:rsidRPr="00B14587" w:rsidRDefault="00B14587" w:rsidP="00B14587">
      <w:pPr>
        <w:numPr>
          <w:ilvl w:val="0"/>
          <w:numId w:val="41"/>
        </w:numPr>
      </w:pPr>
      <w:r w:rsidRPr="00B14587">
        <w:rPr>
          <w:b/>
          <w:bCs/>
        </w:rPr>
        <w:t>제안</w:t>
      </w:r>
      <w:r w:rsidRPr="00B14587">
        <w:t xml:space="preserve">: </w:t>
      </w:r>
      <w:r w:rsidRPr="00B14587">
        <w:rPr>
          <w:b/>
          <w:bCs/>
        </w:rPr>
        <w:t>동산·부동산 담보평가 및 관리 업무를 제3의 전문기관에 위탁</w:t>
      </w:r>
      <w:r w:rsidRPr="00B14587">
        <w:t>하도록 유도.</w:t>
      </w:r>
    </w:p>
    <w:p w14:paraId="13047EB9" w14:textId="77777777" w:rsidR="00B14587" w:rsidRPr="00B14587" w:rsidRDefault="00B14587" w:rsidP="00B14587">
      <w:pPr>
        <w:numPr>
          <w:ilvl w:val="0"/>
          <w:numId w:val="41"/>
        </w:numPr>
      </w:pPr>
      <w:r w:rsidRPr="00B14587">
        <w:rPr>
          <w:b/>
          <w:bCs/>
        </w:rPr>
        <w:t>이유</w:t>
      </w:r>
      <w:r w:rsidRPr="00B14587">
        <w:t xml:space="preserve">: </w:t>
      </w:r>
      <w:proofErr w:type="spellStart"/>
      <w:r w:rsidRPr="00B14587">
        <w:t>온투업체</w:t>
      </w:r>
      <w:proofErr w:type="spellEnd"/>
      <w:r w:rsidRPr="00B14587">
        <w:t xml:space="preserve"> 자체 인력으로 동산담보 실사와 보관, 회수까지 전담하는 것은 현실적으로 불가능.</w:t>
      </w:r>
    </w:p>
    <w:p w14:paraId="2E7E39A7" w14:textId="77777777" w:rsidR="00B14587" w:rsidRPr="00B14587" w:rsidRDefault="00B14587" w:rsidP="00B14587">
      <w:pPr>
        <w:numPr>
          <w:ilvl w:val="0"/>
          <w:numId w:val="41"/>
        </w:numPr>
      </w:pPr>
      <w:r w:rsidRPr="00B14587">
        <w:rPr>
          <w:b/>
          <w:bCs/>
        </w:rPr>
        <w:t>수용성</w:t>
      </w:r>
      <w:r w:rsidRPr="00B14587">
        <w:t>: 담보 평가 회사, 자산관리 회사 등 외부 기관과 협업 가능성 높음.</w:t>
      </w:r>
    </w:p>
    <w:p w14:paraId="3B768938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3.3 자동분산투자 서비스의 제도적 복원</w:t>
      </w:r>
    </w:p>
    <w:p w14:paraId="4D7B031B" w14:textId="77777777" w:rsidR="00B14587" w:rsidRPr="00B14587" w:rsidRDefault="00B14587" w:rsidP="00B14587">
      <w:pPr>
        <w:numPr>
          <w:ilvl w:val="0"/>
          <w:numId w:val="42"/>
        </w:numPr>
      </w:pPr>
      <w:r w:rsidRPr="00B14587">
        <w:rPr>
          <w:b/>
          <w:bCs/>
        </w:rPr>
        <w:t>제안</w:t>
      </w:r>
      <w:r w:rsidRPr="00B14587">
        <w:t>: 투자자가 설정한 조건에 따라 시스템이 다수의 상품에 자동 분산하도록 허용하되, 다음과 같은 조건을 부여:</w:t>
      </w:r>
    </w:p>
    <w:p w14:paraId="033313E1" w14:textId="77777777" w:rsidR="00B14587" w:rsidRPr="00B14587" w:rsidRDefault="00B14587" w:rsidP="00B14587">
      <w:pPr>
        <w:numPr>
          <w:ilvl w:val="1"/>
          <w:numId w:val="42"/>
        </w:numPr>
      </w:pPr>
      <w:r w:rsidRPr="00B14587">
        <w:t>투자자 동의 절차 강화</w:t>
      </w:r>
    </w:p>
    <w:p w14:paraId="598E55E2" w14:textId="77777777" w:rsidR="00B14587" w:rsidRPr="00B14587" w:rsidRDefault="00B14587" w:rsidP="00B14587">
      <w:pPr>
        <w:numPr>
          <w:ilvl w:val="1"/>
          <w:numId w:val="42"/>
        </w:numPr>
      </w:pPr>
      <w:r w:rsidRPr="00B14587">
        <w:t>상품별 위험 등급 고지</w:t>
      </w:r>
    </w:p>
    <w:p w14:paraId="4481B351" w14:textId="77777777" w:rsidR="00B14587" w:rsidRPr="00B14587" w:rsidRDefault="00B14587" w:rsidP="00B14587">
      <w:pPr>
        <w:numPr>
          <w:ilvl w:val="1"/>
          <w:numId w:val="42"/>
        </w:numPr>
      </w:pPr>
      <w:r w:rsidRPr="00B14587">
        <w:t>분산 기준 최소 상품 수 요건 설정 (예: 30개 이상)</w:t>
      </w:r>
    </w:p>
    <w:p w14:paraId="3EC910B4" w14:textId="77777777" w:rsidR="00B14587" w:rsidRPr="00B14587" w:rsidRDefault="00B14587" w:rsidP="00B14587">
      <w:pPr>
        <w:numPr>
          <w:ilvl w:val="0"/>
          <w:numId w:val="42"/>
        </w:numPr>
      </w:pPr>
      <w:r w:rsidRPr="00B14587">
        <w:rPr>
          <w:b/>
          <w:bCs/>
        </w:rPr>
        <w:t>수용성</w:t>
      </w:r>
      <w:r w:rsidRPr="00B14587">
        <w:t>: 과거보다 개선된 형태의 자동투자로, 투자자 보호와 위험 통제를 양립 가능.</w:t>
      </w:r>
    </w:p>
    <w:p w14:paraId="4292A0E8" w14:textId="3979AAB7" w:rsidR="00B14587" w:rsidRPr="00B14587" w:rsidRDefault="00B14587" w:rsidP="00B14587"/>
    <w:p w14:paraId="0E33C41E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lastRenderedPageBreak/>
        <w:t xml:space="preserve">4. 기술 기반 </w:t>
      </w:r>
      <w:proofErr w:type="spellStart"/>
      <w:r w:rsidRPr="00B14587">
        <w:rPr>
          <w:b/>
          <w:bCs/>
        </w:rPr>
        <w:t>리스크관리</w:t>
      </w:r>
      <w:proofErr w:type="spellEnd"/>
      <w:r w:rsidRPr="00B14587">
        <w:rPr>
          <w:b/>
          <w:bCs/>
        </w:rPr>
        <w:t xml:space="preserve"> 혁신 인프라 구축</w:t>
      </w:r>
    </w:p>
    <w:p w14:paraId="72F77296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4.1 실시간 위험예측을 위한 AI 플랫폼 구축</w:t>
      </w:r>
    </w:p>
    <w:p w14:paraId="19F3CD78" w14:textId="77777777" w:rsidR="00B14587" w:rsidRPr="00B14587" w:rsidRDefault="00B14587" w:rsidP="00B14587">
      <w:pPr>
        <w:numPr>
          <w:ilvl w:val="0"/>
          <w:numId w:val="43"/>
        </w:numPr>
      </w:pPr>
      <w:r w:rsidRPr="00B14587">
        <w:t xml:space="preserve">업체별·상품별 연체 가능성 예측, 위험등급 자동부여, 포트폴리오 </w:t>
      </w:r>
      <w:proofErr w:type="spellStart"/>
      <w:r w:rsidRPr="00B14587">
        <w:t>리밸런싱</w:t>
      </w:r>
      <w:proofErr w:type="spellEnd"/>
      <w:r w:rsidRPr="00B14587">
        <w:t xml:space="preserve"> 제안 등 AI 기반 위험 예측 모델 상시 운영</w:t>
      </w:r>
    </w:p>
    <w:p w14:paraId="391E3A81" w14:textId="77777777" w:rsidR="00B14587" w:rsidRPr="00B14587" w:rsidRDefault="00B14587" w:rsidP="00B14587">
      <w:pPr>
        <w:numPr>
          <w:ilvl w:val="0"/>
          <w:numId w:val="43"/>
        </w:numPr>
      </w:pPr>
      <w:r w:rsidRPr="00B14587">
        <w:t xml:space="preserve">모델의 지속적인 고도화를 위해 금융보안원 또는 산업기술진흥원 주도의 </w:t>
      </w:r>
      <w:r w:rsidRPr="00B14587">
        <w:rPr>
          <w:b/>
          <w:bCs/>
        </w:rPr>
        <w:t>공통 API 기반 플랫폼 지원</w:t>
      </w:r>
    </w:p>
    <w:p w14:paraId="57B72C65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4.2 블록체인 기반 상환기록·투자내역 저장 시스템</w:t>
      </w:r>
    </w:p>
    <w:p w14:paraId="292F0E1D" w14:textId="77777777" w:rsidR="00B14587" w:rsidRPr="00B14587" w:rsidRDefault="00B14587" w:rsidP="00B14587">
      <w:pPr>
        <w:numPr>
          <w:ilvl w:val="0"/>
          <w:numId w:val="44"/>
        </w:numPr>
      </w:pPr>
      <w:r w:rsidRPr="00B14587">
        <w:t xml:space="preserve">자금흐름과 상환이력의 </w:t>
      </w:r>
      <w:r w:rsidRPr="00B14587">
        <w:rPr>
          <w:b/>
          <w:bCs/>
        </w:rPr>
        <w:t>비가역적 기록</w:t>
      </w:r>
      <w:r w:rsidRPr="00B14587">
        <w:t>을 통해 조작·은폐를 차단</w:t>
      </w:r>
    </w:p>
    <w:p w14:paraId="0D3D25D6" w14:textId="77777777" w:rsidR="00B14587" w:rsidRPr="00B14587" w:rsidRDefault="00B14587" w:rsidP="00B14587">
      <w:pPr>
        <w:numPr>
          <w:ilvl w:val="0"/>
          <w:numId w:val="44"/>
        </w:numPr>
      </w:pPr>
      <w:r w:rsidRPr="00B14587">
        <w:t xml:space="preserve">투자자 및 감독당국의 </w:t>
      </w:r>
      <w:r w:rsidRPr="00B14587">
        <w:rPr>
          <w:b/>
          <w:bCs/>
        </w:rPr>
        <w:t>실시간 열람 시스템 제공</w:t>
      </w:r>
      <w:r w:rsidRPr="00B14587">
        <w:t xml:space="preserve"> 가능</w:t>
      </w:r>
    </w:p>
    <w:p w14:paraId="7DE1382A" w14:textId="0B96FD75" w:rsidR="00B14587" w:rsidRPr="00B14587" w:rsidRDefault="00B14587" w:rsidP="00B14587"/>
    <w:p w14:paraId="443490A7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5. 제도 설계 방향 및 시장 수용 관점에서의 핵심 요건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3718"/>
        <w:gridCol w:w="3626"/>
      </w:tblGrid>
      <w:tr w:rsidR="00B14587" w:rsidRPr="00B14587" w14:paraId="371F126B" w14:textId="77777777" w:rsidTr="00B145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E3800" w14:textId="77777777" w:rsidR="00B14587" w:rsidRPr="00B14587" w:rsidRDefault="00B14587" w:rsidP="00B14587">
            <w:pPr>
              <w:rPr>
                <w:b/>
                <w:bCs/>
              </w:rPr>
            </w:pPr>
            <w:r w:rsidRPr="00B14587">
              <w:rPr>
                <w:b/>
                <w:bCs/>
              </w:rPr>
              <w:t>과제</w:t>
            </w:r>
          </w:p>
        </w:tc>
        <w:tc>
          <w:tcPr>
            <w:tcW w:w="0" w:type="auto"/>
            <w:vAlign w:val="center"/>
            <w:hideMark/>
          </w:tcPr>
          <w:p w14:paraId="63D72FF7" w14:textId="77777777" w:rsidR="00B14587" w:rsidRPr="00B14587" w:rsidRDefault="00B14587" w:rsidP="00B14587">
            <w:pPr>
              <w:rPr>
                <w:b/>
                <w:bCs/>
              </w:rPr>
            </w:pPr>
            <w:r w:rsidRPr="00B14587">
              <w:rPr>
                <w:b/>
                <w:bCs/>
              </w:rPr>
              <w:t>실질적 개선 방안</w:t>
            </w:r>
          </w:p>
        </w:tc>
        <w:tc>
          <w:tcPr>
            <w:tcW w:w="0" w:type="auto"/>
            <w:vAlign w:val="center"/>
            <w:hideMark/>
          </w:tcPr>
          <w:p w14:paraId="5157FA02" w14:textId="77777777" w:rsidR="00B14587" w:rsidRPr="00B14587" w:rsidRDefault="00B14587" w:rsidP="00B14587">
            <w:pPr>
              <w:rPr>
                <w:b/>
                <w:bCs/>
              </w:rPr>
            </w:pPr>
            <w:r w:rsidRPr="00B14587">
              <w:rPr>
                <w:b/>
                <w:bCs/>
              </w:rPr>
              <w:t>시장 수용성 평가</w:t>
            </w:r>
          </w:p>
        </w:tc>
      </w:tr>
      <w:tr w:rsidR="00B14587" w:rsidRPr="00B14587" w14:paraId="7801D261" w14:textId="77777777" w:rsidTr="00B14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57BB" w14:textId="77777777" w:rsidR="00B14587" w:rsidRPr="00B14587" w:rsidRDefault="00B14587" w:rsidP="00B14587">
            <w:proofErr w:type="spellStart"/>
            <w:r w:rsidRPr="00B14587">
              <w:t>연체율</w:t>
            </w:r>
            <w:proofErr w:type="spellEnd"/>
            <w:r w:rsidRPr="00B14587">
              <w:t xml:space="preserve"> 조작 방지</w:t>
            </w:r>
          </w:p>
        </w:tc>
        <w:tc>
          <w:tcPr>
            <w:tcW w:w="0" w:type="auto"/>
            <w:vAlign w:val="center"/>
            <w:hideMark/>
          </w:tcPr>
          <w:p w14:paraId="60BC7800" w14:textId="77777777" w:rsidR="00B14587" w:rsidRPr="00B14587" w:rsidRDefault="00B14587" w:rsidP="00B14587">
            <w:r w:rsidRPr="00B14587">
              <w:t>제3자 검증, 공시 이원화, 자금흐름 추적</w:t>
            </w:r>
          </w:p>
        </w:tc>
        <w:tc>
          <w:tcPr>
            <w:tcW w:w="0" w:type="auto"/>
            <w:vAlign w:val="center"/>
            <w:hideMark/>
          </w:tcPr>
          <w:p w14:paraId="39547463" w14:textId="77777777" w:rsidR="00B14587" w:rsidRPr="00B14587" w:rsidRDefault="00B14587" w:rsidP="00B14587">
            <w:r w:rsidRPr="00B14587">
              <w:t>감독기관과 연계 시 수용 가능</w:t>
            </w:r>
          </w:p>
        </w:tc>
      </w:tr>
      <w:tr w:rsidR="00B14587" w:rsidRPr="00B14587" w14:paraId="772369A0" w14:textId="77777777" w:rsidTr="00B14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B9F6" w14:textId="77777777" w:rsidR="00B14587" w:rsidRPr="00B14587" w:rsidRDefault="00B14587" w:rsidP="00B14587">
            <w:r w:rsidRPr="00B14587">
              <w:t>CSS 역차별 해소</w:t>
            </w:r>
          </w:p>
        </w:tc>
        <w:tc>
          <w:tcPr>
            <w:tcW w:w="0" w:type="auto"/>
            <w:vAlign w:val="center"/>
            <w:hideMark/>
          </w:tcPr>
          <w:p w14:paraId="461B13C5" w14:textId="77777777" w:rsidR="00B14587" w:rsidRPr="00B14587" w:rsidRDefault="00B14587" w:rsidP="00B14587">
            <w:r w:rsidRPr="00B14587">
              <w:t>업체별 평가 반영한 신용점수 체계 도입</w:t>
            </w:r>
          </w:p>
        </w:tc>
        <w:tc>
          <w:tcPr>
            <w:tcW w:w="0" w:type="auto"/>
            <w:vAlign w:val="center"/>
            <w:hideMark/>
          </w:tcPr>
          <w:p w14:paraId="17D23AB8" w14:textId="77777777" w:rsidR="00B14587" w:rsidRPr="00B14587" w:rsidRDefault="00B14587" w:rsidP="00B14587">
            <w:r w:rsidRPr="00B14587">
              <w:t>신용평가사와 협의 필요하나 도입 가능</w:t>
            </w:r>
          </w:p>
        </w:tc>
      </w:tr>
      <w:tr w:rsidR="00B14587" w:rsidRPr="00B14587" w14:paraId="696127C5" w14:textId="77777777" w:rsidTr="00B14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1597" w14:textId="77777777" w:rsidR="00B14587" w:rsidRPr="00B14587" w:rsidRDefault="00B14587" w:rsidP="00B14587">
            <w:r w:rsidRPr="00B14587">
              <w:t>담보 리스크 완화</w:t>
            </w:r>
          </w:p>
        </w:tc>
        <w:tc>
          <w:tcPr>
            <w:tcW w:w="0" w:type="auto"/>
            <w:vAlign w:val="center"/>
            <w:hideMark/>
          </w:tcPr>
          <w:p w14:paraId="7980FC12" w14:textId="77777777" w:rsidR="00B14587" w:rsidRPr="00B14587" w:rsidRDefault="00B14587" w:rsidP="00B14587">
            <w:r w:rsidRPr="00B14587">
              <w:t>담보평가 외부화, 처분 가능성 평가체계</w:t>
            </w:r>
          </w:p>
        </w:tc>
        <w:tc>
          <w:tcPr>
            <w:tcW w:w="0" w:type="auto"/>
            <w:vAlign w:val="center"/>
            <w:hideMark/>
          </w:tcPr>
          <w:p w14:paraId="645343E9" w14:textId="77777777" w:rsidR="00B14587" w:rsidRPr="00B14587" w:rsidRDefault="00B14587" w:rsidP="00B14587">
            <w:r w:rsidRPr="00B14587">
              <w:t>전문기관과의 협력 통해 현실화 가능</w:t>
            </w:r>
          </w:p>
        </w:tc>
      </w:tr>
      <w:tr w:rsidR="00B14587" w:rsidRPr="00B14587" w14:paraId="47349B73" w14:textId="77777777" w:rsidTr="00B14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A082" w14:textId="77777777" w:rsidR="00B14587" w:rsidRPr="00B14587" w:rsidRDefault="00B14587" w:rsidP="00B14587">
            <w:r w:rsidRPr="00B14587">
              <w:t>위험분산 재설계</w:t>
            </w:r>
          </w:p>
        </w:tc>
        <w:tc>
          <w:tcPr>
            <w:tcW w:w="0" w:type="auto"/>
            <w:vAlign w:val="center"/>
            <w:hideMark/>
          </w:tcPr>
          <w:p w14:paraId="56FD834D" w14:textId="77777777" w:rsidR="00B14587" w:rsidRPr="00B14587" w:rsidRDefault="00B14587" w:rsidP="00B14587">
            <w:r w:rsidRPr="00B14587">
              <w:t>자동분산투자 복원 + 제도적 안전장치</w:t>
            </w:r>
          </w:p>
        </w:tc>
        <w:tc>
          <w:tcPr>
            <w:tcW w:w="0" w:type="auto"/>
            <w:vAlign w:val="center"/>
            <w:hideMark/>
          </w:tcPr>
          <w:p w14:paraId="56A30646" w14:textId="77777777" w:rsidR="00B14587" w:rsidRPr="00B14587" w:rsidRDefault="00B14587" w:rsidP="00B14587">
            <w:r w:rsidRPr="00B14587">
              <w:t>투자자, 업계 모두 수용 가능성 높음</w:t>
            </w:r>
          </w:p>
        </w:tc>
      </w:tr>
      <w:tr w:rsidR="00B14587" w:rsidRPr="00B14587" w14:paraId="50ECE440" w14:textId="77777777" w:rsidTr="00B14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5375" w14:textId="77777777" w:rsidR="00B14587" w:rsidRPr="00B14587" w:rsidRDefault="00B14587" w:rsidP="00B14587">
            <w:r w:rsidRPr="00B14587">
              <w:t>기술 기반 혁신</w:t>
            </w:r>
          </w:p>
        </w:tc>
        <w:tc>
          <w:tcPr>
            <w:tcW w:w="0" w:type="auto"/>
            <w:vAlign w:val="center"/>
            <w:hideMark/>
          </w:tcPr>
          <w:p w14:paraId="4D5A90AF" w14:textId="77777777" w:rsidR="00B14587" w:rsidRPr="00B14587" w:rsidRDefault="00B14587" w:rsidP="00B14587">
            <w:r w:rsidRPr="00B14587">
              <w:t>AI+블록체인 기반 위험관리 플랫폼</w:t>
            </w:r>
          </w:p>
        </w:tc>
        <w:tc>
          <w:tcPr>
            <w:tcW w:w="0" w:type="auto"/>
            <w:vAlign w:val="center"/>
            <w:hideMark/>
          </w:tcPr>
          <w:p w14:paraId="266D79F8" w14:textId="77777777" w:rsidR="00B14587" w:rsidRPr="00B14587" w:rsidRDefault="00B14587" w:rsidP="00B14587">
            <w:r w:rsidRPr="00B14587">
              <w:t>정부·민간 공동 구축으로 도입 가능</w:t>
            </w:r>
          </w:p>
        </w:tc>
      </w:tr>
    </w:tbl>
    <w:p w14:paraId="2AFD5E31" w14:textId="77777777" w:rsidR="00B14587" w:rsidRPr="00B14587" w:rsidRDefault="00B14587" w:rsidP="00B14587">
      <w:r w:rsidRPr="00B14587">
        <w:pict w14:anchorId="4F9BE96F">
          <v:rect id="_x0000_i1208" style="width:0;height:1.5pt" o:hralign="center" o:hrstd="t" o:hr="t" fillcolor="#a0a0a0" stroked="f"/>
        </w:pict>
      </w:r>
    </w:p>
    <w:p w14:paraId="551349B4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결론</w:t>
      </w:r>
    </w:p>
    <w:p w14:paraId="5FFF584E" w14:textId="77777777" w:rsidR="00B14587" w:rsidRPr="00B14587" w:rsidRDefault="00B14587" w:rsidP="00B14587">
      <w:r w:rsidRPr="00B14587">
        <w:t xml:space="preserve">현재 P2P 업계의 위험관리는 </w:t>
      </w:r>
      <w:r w:rsidRPr="00B14587">
        <w:rPr>
          <w:b/>
          <w:bCs/>
        </w:rPr>
        <w:t>제도는 존재하되 실효성이 미비하고, 기술은 존재하되 운영 수준이 낮으며, 투자자 보호 장치는 존재하되 정보 신뢰도가 부족</w:t>
      </w:r>
      <w:r w:rsidRPr="00B14587">
        <w:t>한 상태입니다.</w:t>
      </w:r>
      <w:r w:rsidRPr="00B14587">
        <w:br/>
        <w:t>따라서 필요한 것은:</w:t>
      </w:r>
    </w:p>
    <w:p w14:paraId="61EB80F9" w14:textId="77777777" w:rsidR="00B14587" w:rsidRPr="00B14587" w:rsidRDefault="00B14587" w:rsidP="00B14587">
      <w:pPr>
        <w:numPr>
          <w:ilvl w:val="0"/>
          <w:numId w:val="45"/>
        </w:numPr>
      </w:pPr>
      <w:r w:rsidRPr="00B14587">
        <w:rPr>
          <w:b/>
          <w:bCs/>
        </w:rPr>
        <w:lastRenderedPageBreak/>
        <w:t>투명성 확보를 위한 공시 체계의 개편</w:t>
      </w:r>
    </w:p>
    <w:p w14:paraId="22BFCC17" w14:textId="77777777" w:rsidR="00B14587" w:rsidRPr="00B14587" w:rsidRDefault="00B14587" w:rsidP="00B14587">
      <w:pPr>
        <w:numPr>
          <w:ilvl w:val="0"/>
          <w:numId w:val="45"/>
        </w:numPr>
      </w:pPr>
      <w:r w:rsidRPr="00B14587">
        <w:rPr>
          <w:b/>
          <w:bCs/>
        </w:rPr>
        <w:t>정량성과 검증 가능성을 갖춘 대안신용평가</w:t>
      </w:r>
    </w:p>
    <w:p w14:paraId="33055CF5" w14:textId="77777777" w:rsidR="00B14587" w:rsidRPr="00B14587" w:rsidRDefault="00B14587" w:rsidP="00B14587">
      <w:pPr>
        <w:numPr>
          <w:ilvl w:val="0"/>
          <w:numId w:val="45"/>
        </w:numPr>
      </w:pPr>
      <w:r w:rsidRPr="00B14587">
        <w:rPr>
          <w:b/>
          <w:bCs/>
        </w:rPr>
        <w:t>업계 공동 위험관리 인프라의 구축</w:t>
      </w:r>
    </w:p>
    <w:p w14:paraId="6FCBEB3B" w14:textId="77777777" w:rsidR="00B14587" w:rsidRPr="00B14587" w:rsidRDefault="00B14587" w:rsidP="00B14587">
      <w:pPr>
        <w:numPr>
          <w:ilvl w:val="0"/>
          <w:numId w:val="45"/>
        </w:numPr>
      </w:pPr>
      <w:r w:rsidRPr="00B14587">
        <w:rPr>
          <w:b/>
          <w:bCs/>
        </w:rPr>
        <w:t>시장 접근성과 안전성의 균형을 맞춘 투자 분산 시스템</w:t>
      </w:r>
    </w:p>
    <w:p w14:paraId="7D0C3A87" w14:textId="77777777" w:rsidR="00B14587" w:rsidRPr="00B14587" w:rsidRDefault="00B14587" w:rsidP="00B14587">
      <w:pPr>
        <w:numPr>
          <w:ilvl w:val="0"/>
          <w:numId w:val="45"/>
        </w:numPr>
      </w:pPr>
      <w:r w:rsidRPr="00B14587">
        <w:rPr>
          <w:b/>
          <w:bCs/>
        </w:rPr>
        <w:t>기술과 제도가 결합된 실행력 있는 시스템 설계</w:t>
      </w:r>
    </w:p>
    <w:p w14:paraId="592E563C" w14:textId="77777777" w:rsidR="00B14587" w:rsidRPr="00B14587" w:rsidRDefault="00B14587" w:rsidP="00B14587">
      <w:r w:rsidRPr="00B14587">
        <w:t>이러한 실질적이고 단계적인 접근이 뒷받침될 때, P2P 금융은 전통 금융을 보완하고, 포용금융의 실질적 구현 도구로 자리 잡을 수 있습니다.</w:t>
      </w:r>
    </w:p>
    <w:p w14:paraId="54A99CBB" w14:textId="5FA2C0FA" w:rsidR="00F642B5" w:rsidRDefault="00B14587">
      <w:pPr>
        <w:widowControl/>
        <w:wordWrap/>
        <w:autoSpaceDE/>
        <w:autoSpaceDN/>
      </w:pPr>
      <w:r>
        <w:br w:type="page"/>
      </w:r>
      <w:r w:rsidR="00F642B5">
        <w:lastRenderedPageBreak/>
        <w:br w:type="page"/>
      </w:r>
    </w:p>
    <w:p w14:paraId="22CE1E99" w14:textId="77777777" w:rsidR="00F642B5" w:rsidRPr="00F642B5" w:rsidRDefault="00F642B5" w:rsidP="00F642B5">
      <w:pPr>
        <w:widowControl/>
        <w:wordWrap/>
        <w:autoSpaceDE/>
        <w:autoSpaceDN/>
        <w:rPr>
          <w:b/>
          <w:bCs/>
        </w:rPr>
      </w:pPr>
      <w:r w:rsidRPr="00F642B5">
        <w:rPr>
          <w:b/>
          <w:bCs/>
        </w:rPr>
        <w:lastRenderedPageBreak/>
        <w:t>P2P 금융 금리 체계의 종합 정리 (66개 연체확률 기반 혁신 방안)</w:t>
      </w:r>
    </w:p>
    <w:p w14:paraId="5878A51A" w14:textId="77777777" w:rsidR="00F642B5" w:rsidRPr="00F642B5" w:rsidRDefault="00F642B5" w:rsidP="00F642B5">
      <w:pPr>
        <w:widowControl/>
        <w:wordWrap/>
        <w:autoSpaceDE/>
        <w:autoSpaceDN/>
        <w:rPr>
          <w:b/>
          <w:bCs/>
        </w:rPr>
      </w:pPr>
      <w:r w:rsidRPr="00F642B5">
        <w:rPr>
          <w:b/>
          <w:bCs/>
        </w:rPr>
        <w:t>1. 문제 인식: 기존 금리 체계의 구조적 한계</w:t>
      </w:r>
    </w:p>
    <w:p w14:paraId="2762C843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1.1 </w:t>
      </w:r>
      <w:r w:rsidRPr="00F642B5">
        <w:rPr>
          <w:b/>
          <w:bCs/>
        </w:rPr>
        <w:t>등급 기반 금리의 불균형</w:t>
      </w:r>
    </w:p>
    <w:p w14:paraId="13A988CF" w14:textId="77777777" w:rsidR="00F642B5" w:rsidRPr="00F642B5" w:rsidRDefault="00F642B5" w:rsidP="00F642B5">
      <w:pPr>
        <w:widowControl/>
        <w:numPr>
          <w:ilvl w:val="0"/>
          <w:numId w:val="61"/>
        </w:numPr>
        <w:wordWrap/>
        <w:autoSpaceDE/>
        <w:autoSpaceDN/>
      </w:pPr>
      <w:r w:rsidRPr="00F642B5">
        <w:t>동일 등급(B등급) 내에서도 실제 연체확률은 5% ~ 25%로 다양함</w:t>
      </w:r>
    </w:p>
    <w:p w14:paraId="69F23833" w14:textId="77777777" w:rsidR="00F642B5" w:rsidRPr="00F642B5" w:rsidRDefault="00F642B5" w:rsidP="00F642B5">
      <w:pPr>
        <w:widowControl/>
        <w:numPr>
          <w:ilvl w:val="0"/>
          <w:numId w:val="61"/>
        </w:numPr>
        <w:wordWrap/>
        <w:autoSpaceDE/>
        <w:autoSpaceDN/>
      </w:pPr>
      <w:r w:rsidRPr="00F642B5">
        <w:t xml:space="preserve">고정금리 적용 → </w:t>
      </w:r>
      <w:proofErr w:type="spellStart"/>
      <w:r w:rsidRPr="00F642B5">
        <w:t>저위험</w:t>
      </w:r>
      <w:proofErr w:type="spellEnd"/>
      <w:r w:rsidRPr="00F642B5">
        <w:t xml:space="preserve"> 차주 탈락, 고위험 차주 집중 → </w:t>
      </w:r>
      <w:r w:rsidRPr="00F642B5">
        <w:rPr>
          <w:b/>
          <w:bCs/>
        </w:rPr>
        <w:t>역선택 구조 고착화</w:t>
      </w:r>
    </w:p>
    <w:p w14:paraId="0C62F5EA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1.2 </w:t>
      </w:r>
      <w:proofErr w:type="spellStart"/>
      <w:r w:rsidRPr="00F642B5">
        <w:rPr>
          <w:b/>
          <w:bCs/>
        </w:rPr>
        <w:t>시간축</w:t>
      </w:r>
      <w:proofErr w:type="spellEnd"/>
      <w:r w:rsidRPr="00F642B5">
        <w:rPr>
          <w:b/>
          <w:bCs/>
        </w:rPr>
        <w:t xml:space="preserve"> 리스크 무시</w:t>
      </w:r>
    </w:p>
    <w:p w14:paraId="4B80CF60" w14:textId="77777777" w:rsidR="00F642B5" w:rsidRPr="00F642B5" w:rsidRDefault="00F642B5" w:rsidP="00F642B5">
      <w:pPr>
        <w:widowControl/>
        <w:numPr>
          <w:ilvl w:val="0"/>
          <w:numId w:val="62"/>
        </w:numPr>
        <w:wordWrap/>
        <w:autoSpaceDE/>
        <w:autoSpaceDN/>
      </w:pPr>
      <w:r w:rsidRPr="00F642B5">
        <w:t xml:space="preserve">단기/중기/장기 연체 가능성은 서로 다른데, 이를 무시하고 "12개월 누적 </w:t>
      </w:r>
      <w:proofErr w:type="spellStart"/>
      <w:r w:rsidRPr="00F642B5">
        <w:t>연체율</w:t>
      </w:r>
      <w:proofErr w:type="spellEnd"/>
      <w:r w:rsidRPr="00F642B5">
        <w:t>"만 활용</w:t>
      </w:r>
    </w:p>
    <w:p w14:paraId="27A066A6" w14:textId="77777777" w:rsidR="00F642B5" w:rsidRPr="00F642B5" w:rsidRDefault="00F642B5" w:rsidP="00F642B5">
      <w:pPr>
        <w:widowControl/>
        <w:numPr>
          <w:ilvl w:val="0"/>
          <w:numId w:val="62"/>
        </w:numPr>
        <w:wordWrap/>
        <w:autoSpaceDE/>
        <w:autoSpaceDN/>
      </w:pPr>
      <w:r w:rsidRPr="00F642B5">
        <w:t xml:space="preserve">이는 리스크 구조를 </w:t>
      </w:r>
      <w:proofErr w:type="spellStart"/>
      <w:r w:rsidRPr="00F642B5">
        <w:t>단선화하여</w:t>
      </w:r>
      <w:proofErr w:type="spellEnd"/>
      <w:r w:rsidRPr="00F642B5">
        <w:t xml:space="preserve"> 금리의 정확도와 유효성을 떨어뜨림</w:t>
      </w:r>
    </w:p>
    <w:p w14:paraId="4F8EC0CD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pict w14:anchorId="6CDE856A">
          <v:rect id="_x0000_i1260" style="width:0;height:1.5pt" o:hralign="center" o:hrstd="t" o:hr="t" fillcolor="#a0a0a0" stroked="f"/>
        </w:pict>
      </w:r>
    </w:p>
    <w:p w14:paraId="328751CA" w14:textId="77777777" w:rsidR="00F642B5" w:rsidRPr="00F642B5" w:rsidRDefault="00F642B5" w:rsidP="00F642B5">
      <w:pPr>
        <w:widowControl/>
        <w:wordWrap/>
        <w:autoSpaceDE/>
        <w:autoSpaceDN/>
        <w:rPr>
          <w:b/>
          <w:bCs/>
        </w:rPr>
      </w:pPr>
      <w:r w:rsidRPr="00F642B5">
        <w:rPr>
          <w:b/>
          <w:bCs/>
        </w:rPr>
        <w:t>2. 66개 연체확률을 활용한 정밀 금리 책정의 필요성</w:t>
      </w:r>
    </w:p>
    <w:p w14:paraId="0C5979A5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2.1 </w:t>
      </w:r>
      <w:r w:rsidRPr="00F642B5">
        <w:rPr>
          <w:b/>
          <w:bCs/>
        </w:rPr>
        <w:t xml:space="preserve">정밀 위험 </w:t>
      </w:r>
      <w:proofErr w:type="spellStart"/>
      <w:r w:rsidRPr="00F642B5">
        <w:rPr>
          <w:b/>
          <w:bCs/>
        </w:rPr>
        <w:t>프라이싱</w:t>
      </w:r>
      <w:proofErr w:type="spellEnd"/>
      <w:r w:rsidRPr="00F642B5">
        <w:rPr>
          <w:b/>
          <w:bCs/>
        </w:rPr>
        <w:t xml:space="preserve"> (Precision Pricing)</w:t>
      </w:r>
    </w:p>
    <w:p w14:paraId="5F9C5873" w14:textId="77777777" w:rsidR="00F642B5" w:rsidRPr="00F642B5" w:rsidRDefault="00F642B5" w:rsidP="00F642B5">
      <w:pPr>
        <w:widowControl/>
        <w:numPr>
          <w:ilvl w:val="0"/>
          <w:numId w:val="63"/>
        </w:numPr>
        <w:wordWrap/>
        <w:autoSpaceDE/>
        <w:autoSpaceDN/>
      </w:pPr>
      <w:r w:rsidRPr="00F642B5">
        <w:t>66개 확률은 "각 시점까지 누적 연체 가능성"을 제공</w:t>
      </w:r>
    </w:p>
    <w:p w14:paraId="0BFA25BF" w14:textId="77777777" w:rsidR="00F642B5" w:rsidRPr="00F642B5" w:rsidRDefault="00F642B5" w:rsidP="00F642B5">
      <w:pPr>
        <w:widowControl/>
        <w:numPr>
          <w:ilvl w:val="0"/>
          <w:numId w:val="63"/>
        </w:numPr>
        <w:wordWrap/>
        <w:autoSpaceDE/>
        <w:autoSpaceDN/>
      </w:pPr>
      <w:r w:rsidRPr="00F642B5">
        <w:t xml:space="preserve">이를 통해 </w:t>
      </w:r>
      <w:r w:rsidRPr="00F642B5">
        <w:rPr>
          <w:b/>
          <w:bCs/>
        </w:rPr>
        <w:t>연체 패턴 분석</w:t>
      </w:r>
      <w:r w:rsidRPr="00F642B5">
        <w:t>이 가능</w:t>
      </w:r>
      <w:r w:rsidRPr="00F642B5">
        <w:br/>
        <w:t>예:</w:t>
      </w:r>
    </w:p>
    <w:p w14:paraId="1686CE6E" w14:textId="77777777" w:rsidR="00F642B5" w:rsidRPr="00F642B5" w:rsidRDefault="00F642B5" w:rsidP="00F642B5">
      <w:pPr>
        <w:widowControl/>
        <w:numPr>
          <w:ilvl w:val="1"/>
          <w:numId w:val="63"/>
        </w:numPr>
        <w:wordWrap/>
        <w:autoSpaceDE/>
        <w:autoSpaceDN/>
      </w:pPr>
      <w:r w:rsidRPr="00F642B5">
        <w:t>초기 집중형: 3개월 내 60% → 고위험 단기 금리 적용</w:t>
      </w:r>
    </w:p>
    <w:p w14:paraId="4CAA14B9" w14:textId="77777777" w:rsidR="00F642B5" w:rsidRPr="00F642B5" w:rsidRDefault="00F642B5" w:rsidP="00F642B5">
      <w:pPr>
        <w:widowControl/>
        <w:numPr>
          <w:ilvl w:val="1"/>
          <w:numId w:val="63"/>
        </w:numPr>
        <w:wordWrap/>
        <w:autoSpaceDE/>
        <w:autoSpaceDN/>
      </w:pPr>
      <w:r w:rsidRPr="00F642B5">
        <w:t xml:space="preserve">후반 위험형: 12개월 내 급증 → </w:t>
      </w:r>
      <w:proofErr w:type="spellStart"/>
      <w:r w:rsidRPr="00F642B5">
        <w:t>중금리</w:t>
      </w:r>
      <w:proofErr w:type="spellEnd"/>
      <w:r w:rsidRPr="00F642B5">
        <w:t xml:space="preserve"> </w:t>
      </w:r>
      <w:proofErr w:type="spellStart"/>
      <w:r w:rsidRPr="00F642B5">
        <w:t>중단기</w:t>
      </w:r>
      <w:proofErr w:type="spellEnd"/>
      <w:r w:rsidRPr="00F642B5">
        <w:t xml:space="preserve"> 대출 적합</w:t>
      </w:r>
    </w:p>
    <w:p w14:paraId="33E9D0FA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2.2 </w:t>
      </w:r>
      <w:r w:rsidRPr="00F642B5">
        <w:rPr>
          <w:b/>
          <w:bCs/>
        </w:rPr>
        <w:t>시간기반 궤적 유형 분류</w:t>
      </w:r>
    </w:p>
    <w:p w14:paraId="2C02E382" w14:textId="77777777" w:rsidR="00F642B5" w:rsidRPr="00F642B5" w:rsidRDefault="00F642B5" w:rsidP="00F642B5">
      <w:pPr>
        <w:widowControl/>
        <w:numPr>
          <w:ilvl w:val="0"/>
          <w:numId w:val="64"/>
        </w:numPr>
        <w:wordWrap/>
        <w:autoSpaceDE/>
        <w:autoSpaceDN/>
      </w:pPr>
      <w:r w:rsidRPr="00F642B5">
        <w:t>연체 확률 궤적을 기반으로 유형 분류:</w:t>
      </w:r>
    </w:p>
    <w:p w14:paraId="05DEC028" w14:textId="77777777" w:rsidR="00F642B5" w:rsidRPr="00F642B5" w:rsidRDefault="00F642B5" w:rsidP="00F642B5">
      <w:pPr>
        <w:widowControl/>
        <w:numPr>
          <w:ilvl w:val="1"/>
          <w:numId w:val="64"/>
        </w:numPr>
        <w:wordWrap/>
        <w:autoSpaceDE/>
        <w:autoSpaceDN/>
      </w:pPr>
      <w:r w:rsidRPr="00F642B5">
        <w:t>Type A: 초기안정형</w:t>
      </w:r>
    </w:p>
    <w:p w14:paraId="4D7E6E69" w14:textId="77777777" w:rsidR="00F642B5" w:rsidRPr="00F642B5" w:rsidRDefault="00F642B5" w:rsidP="00F642B5">
      <w:pPr>
        <w:widowControl/>
        <w:numPr>
          <w:ilvl w:val="1"/>
          <w:numId w:val="64"/>
        </w:numPr>
        <w:wordWrap/>
        <w:autoSpaceDE/>
        <w:autoSpaceDN/>
      </w:pPr>
      <w:r w:rsidRPr="00F642B5">
        <w:t>Type B: 중반집중형</w:t>
      </w:r>
    </w:p>
    <w:p w14:paraId="065E8E9C" w14:textId="77777777" w:rsidR="00F642B5" w:rsidRPr="00F642B5" w:rsidRDefault="00F642B5" w:rsidP="00F642B5">
      <w:pPr>
        <w:widowControl/>
        <w:numPr>
          <w:ilvl w:val="1"/>
          <w:numId w:val="64"/>
        </w:numPr>
        <w:wordWrap/>
        <w:autoSpaceDE/>
        <w:autoSpaceDN/>
      </w:pPr>
      <w:r w:rsidRPr="00F642B5">
        <w:t>Type C: 후반위험형</w:t>
      </w:r>
    </w:p>
    <w:p w14:paraId="7491AFB0" w14:textId="77777777" w:rsidR="00F642B5" w:rsidRPr="00F642B5" w:rsidRDefault="00F642B5" w:rsidP="00F642B5">
      <w:pPr>
        <w:widowControl/>
        <w:numPr>
          <w:ilvl w:val="0"/>
          <w:numId w:val="64"/>
        </w:numPr>
        <w:wordWrap/>
        <w:autoSpaceDE/>
        <w:autoSpaceDN/>
      </w:pPr>
      <w:r w:rsidRPr="00F642B5">
        <w:t xml:space="preserve">각 유형별로 </w:t>
      </w:r>
      <w:r w:rsidRPr="00F642B5">
        <w:rPr>
          <w:b/>
          <w:bCs/>
        </w:rPr>
        <w:t>자격·한도·기간·금리</w:t>
      </w:r>
      <w:r w:rsidRPr="00F642B5">
        <w:t>를 다르게 설계 → 상품 전략 차별화</w:t>
      </w:r>
    </w:p>
    <w:p w14:paraId="140DFBE9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pict w14:anchorId="2FB1276C">
          <v:rect id="_x0000_i1261" style="width:0;height:1.5pt" o:hralign="center" o:hrstd="t" o:hr="t" fillcolor="#a0a0a0" stroked="f"/>
        </w:pict>
      </w:r>
    </w:p>
    <w:p w14:paraId="7785CE9E" w14:textId="77777777" w:rsidR="00F642B5" w:rsidRPr="00F642B5" w:rsidRDefault="00F642B5" w:rsidP="00F642B5">
      <w:pPr>
        <w:widowControl/>
        <w:wordWrap/>
        <w:autoSpaceDE/>
        <w:autoSpaceDN/>
        <w:rPr>
          <w:b/>
          <w:bCs/>
        </w:rPr>
      </w:pPr>
      <w:r w:rsidRPr="00F642B5">
        <w:rPr>
          <w:b/>
          <w:bCs/>
        </w:rPr>
        <w:t>3. 금리 체계의 구조적 개편 방향</w:t>
      </w:r>
    </w:p>
    <w:p w14:paraId="63546D58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3.1 </w:t>
      </w:r>
      <w:r w:rsidRPr="00F642B5">
        <w:rPr>
          <w:b/>
          <w:bCs/>
        </w:rPr>
        <w:t>정태적 등급 → 동태적 궤적 기반 평가 전환</w:t>
      </w:r>
    </w:p>
    <w:p w14:paraId="38F3C32D" w14:textId="77777777" w:rsidR="00F642B5" w:rsidRPr="00F642B5" w:rsidRDefault="00F642B5" w:rsidP="00F642B5">
      <w:pPr>
        <w:widowControl/>
        <w:numPr>
          <w:ilvl w:val="0"/>
          <w:numId w:val="65"/>
        </w:numPr>
        <w:wordWrap/>
        <w:autoSpaceDE/>
        <w:autoSpaceDN/>
      </w:pPr>
      <w:r w:rsidRPr="00F642B5">
        <w:lastRenderedPageBreak/>
        <w:t>기존: B등급 = 고정 12%</w:t>
      </w:r>
    </w:p>
    <w:p w14:paraId="7A937900" w14:textId="77777777" w:rsidR="00F642B5" w:rsidRPr="00F642B5" w:rsidRDefault="00F642B5" w:rsidP="00F642B5">
      <w:pPr>
        <w:widowControl/>
        <w:numPr>
          <w:ilvl w:val="0"/>
          <w:numId w:val="65"/>
        </w:numPr>
        <w:wordWrap/>
        <w:autoSpaceDE/>
        <w:autoSpaceDN/>
      </w:pPr>
      <w:r w:rsidRPr="00F642B5">
        <w:t>개선: B등급 내에서도 궤적 유형에 따라 금리 9%~18%로 차등</w:t>
      </w:r>
    </w:p>
    <w:p w14:paraId="0695E52C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3.2 </w:t>
      </w:r>
      <w:r w:rsidRPr="00F642B5">
        <w:rPr>
          <w:b/>
          <w:bCs/>
        </w:rPr>
        <w:t>단일 고정금리 → 적응형 금리 체계 (Dynamic Pricing)</w:t>
      </w:r>
    </w:p>
    <w:p w14:paraId="3F857950" w14:textId="77777777" w:rsidR="00F642B5" w:rsidRPr="00F642B5" w:rsidRDefault="00F642B5" w:rsidP="00F642B5">
      <w:pPr>
        <w:widowControl/>
        <w:numPr>
          <w:ilvl w:val="0"/>
          <w:numId w:val="66"/>
        </w:numPr>
        <w:wordWrap/>
        <w:autoSpaceDE/>
        <w:autoSpaceDN/>
      </w:pPr>
      <w:r w:rsidRPr="00F642B5">
        <w:t>연체 확률이 실시간 또는 주기적으로 갱신되면 금리도 조정</w:t>
      </w:r>
    </w:p>
    <w:p w14:paraId="7E8BD1F8" w14:textId="77777777" w:rsidR="00F642B5" w:rsidRPr="00F642B5" w:rsidRDefault="00F642B5" w:rsidP="00F642B5">
      <w:pPr>
        <w:widowControl/>
        <w:numPr>
          <w:ilvl w:val="1"/>
          <w:numId w:val="66"/>
        </w:numPr>
        <w:wordWrap/>
        <w:autoSpaceDE/>
        <w:autoSpaceDN/>
      </w:pPr>
      <w:r w:rsidRPr="00F642B5">
        <w:t>연체 확률 개선 시 금리 인하</w:t>
      </w:r>
    </w:p>
    <w:p w14:paraId="5503041D" w14:textId="77777777" w:rsidR="00F642B5" w:rsidRPr="00F642B5" w:rsidRDefault="00F642B5" w:rsidP="00F642B5">
      <w:pPr>
        <w:widowControl/>
        <w:numPr>
          <w:ilvl w:val="1"/>
          <w:numId w:val="66"/>
        </w:numPr>
        <w:wordWrap/>
        <w:autoSpaceDE/>
        <w:autoSpaceDN/>
      </w:pPr>
      <w:r w:rsidRPr="00F642B5">
        <w:t>악화 시 조기상환 유도 또는 금리 상향</w:t>
      </w:r>
    </w:p>
    <w:p w14:paraId="6FC1B176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pict w14:anchorId="3A423413">
          <v:rect id="_x0000_i1262" style="width:0;height:1.5pt" o:hralign="center" o:hrstd="t" o:hr="t" fillcolor="#a0a0a0" stroked="f"/>
        </w:pict>
      </w:r>
    </w:p>
    <w:p w14:paraId="74C1EF67" w14:textId="77777777" w:rsidR="00F642B5" w:rsidRPr="00F642B5" w:rsidRDefault="00F642B5" w:rsidP="00F642B5">
      <w:pPr>
        <w:widowControl/>
        <w:wordWrap/>
        <w:autoSpaceDE/>
        <w:autoSpaceDN/>
        <w:rPr>
          <w:b/>
          <w:bCs/>
        </w:rPr>
      </w:pPr>
      <w:r w:rsidRPr="00F642B5">
        <w:rPr>
          <w:b/>
          <w:bCs/>
        </w:rPr>
        <w:t>4. 실현 가능한 상품 전략 연동 체계</w:t>
      </w:r>
    </w:p>
    <w:p w14:paraId="4F0A4637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4.1 </w:t>
      </w:r>
      <w:r w:rsidRPr="00F642B5">
        <w:rPr>
          <w:b/>
          <w:bCs/>
        </w:rPr>
        <w:t>4대 요소 통합 설계</w:t>
      </w:r>
    </w:p>
    <w:p w14:paraId="5834994D" w14:textId="77777777" w:rsidR="00F642B5" w:rsidRPr="00F642B5" w:rsidRDefault="00F642B5" w:rsidP="00F642B5">
      <w:pPr>
        <w:widowControl/>
        <w:numPr>
          <w:ilvl w:val="0"/>
          <w:numId w:val="67"/>
        </w:numPr>
        <w:wordWrap/>
        <w:autoSpaceDE/>
        <w:autoSpaceDN/>
      </w:pPr>
      <w:r w:rsidRPr="00F642B5">
        <w:t>① 자격: 연체 가능성 낮은 차주만 특정 상품 허용</w:t>
      </w:r>
    </w:p>
    <w:p w14:paraId="74E9F955" w14:textId="77777777" w:rsidR="00F642B5" w:rsidRPr="00F642B5" w:rsidRDefault="00F642B5" w:rsidP="00F642B5">
      <w:pPr>
        <w:widowControl/>
        <w:numPr>
          <w:ilvl w:val="0"/>
          <w:numId w:val="67"/>
        </w:numPr>
        <w:wordWrap/>
        <w:autoSpaceDE/>
        <w:autoSpaceDN/>
      </w:pPr>
      <w:r w:rsidRPr="00F642B5">
        <w:t>② 한도: 위험에 따라 유연하게 조정 (예: 후반위험형은 소액)</w:t>
      </w:r>
    </w:p>
    <w:p w14:paraId="4F0F3454" w14:textId="77777777" w:rsidR="00F642B5" w:rsidRPr="00F642B5" w:rsidRDefault="00F642B5" w:rsidP="00F642B5">
      <w:pPr>
        <w:widowControl/>
        <w:numPr>
          <w:ilvl w:val="0"/>
          <w:numId w:val="67"/>
        </w:numPr>
        <w:wordWrap/>
        <w:autoSpaceDE/>
        <w:autoSpaceDN/>
      </w:pPr>
      <w:r w:rsidRPr="00F642B5">
        <w:t>③ 기간: 고위험 차주는 단기 중심</w:t>
      </w:r>
    </w:p>
    <w:p w14:paraId="15575D80" w14:textId="77777777" w:rsidR="00F642B5" w:rsidRPr="00F642B5" w:rsidRDefault="00F642B5" w:rsidP="00F642B5">
      <w:pPr>
        <w:widowControl/>
        <w:numPr>
          <w:ilvl w:val="0"/>
          <w:numId w:val="67"/>
        </w:numPr>
        <w:wordWrap/>
        <w:autoSpaceDE/>
        <w:autoSpaceDN/>
      </w:pPr>
      <w:r w:rsidRPr="00F642B5">
        <w:t>④ 금리: 궤적별 정밀 책정</w:t>
      </w:r>
    </w:p>
    <w:p w14:paraId="53AAA8F4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4.2 </w:t>
      </w:r>
      <w:r w:rsidRPr="00F642B5">
        <w:rPr>
          <w:b/>
          <w:bCs/>
        </w:rPr>
        <w:t>투자자 맞춤형 상품 정보 제공</w:t>
      </w:r>
    </w:p>
    <w:p w14:paraId="55206DFC" w14:textId="77777777" w:rsidR="00F642B5" w:rsidRPr="00F642B5" w:rsidRDefault="00F642B5" w:rsidP="00F642B5">
      <w:pPr>
        <w:widowControl/>
        <w:numPr>
          <w:ilvl w:val="0"/>
          <w:numId w:val="68"/>
        </w:numPr>
        <w:wordWrap/>
        <w:autoSpaceDE/>
        <w:autoSpaceDN/>
      </w:pPr>
      <w:r w:rsidRPr="00F642B5">
        <w:t>예: "초기안정형 B</w:t>
      </w:r>
      <w:proofErr w:type="gramStart"/>
      <w:r w:rsidRPr="00F642B5">
        <w:t>등급 /</w:t>
      </w:r>
      <w:proofErr w:type="gramEnd"/>
      <w:r w:rsidRPr="00F642B5">
        <w:t xml:space="preserve"> 금리 10</w:t>
      </w:r>
      <w:proofErr w:type="gramStart"/>
      <w:r w:rsidRPr="00F642B5">
        <w:t>% /</w:t>
      </w:r>
      <w:proofErr w:type="gramEnd"/>
      <w:r w:rsidRPr="00F642B5">
        <w:t xml:space="preserve"> 36</w:t>
      </w:r>
      <w:proofErr w:type="gramStart"/>
      <w:r w:rsidRPr="00F642B5">
        <w:t>개월 /</w:t>
      </w:r>
      <w:proofErr w:type="gramEnd"/>
      <w:r w:rsidRPr="00F642B5">
        <w:t xml:space="preserve"> 연체확률 6%"</w:t>
      </w:r>
    </w:p>
    <w:p w14:paraId="5828321D" w14:textId="77777777" w:rsidR="00F642B5" w:rsidRPr="00F642B5" w:rsidRDefault="00F642B5" w:rsidP="00F642B5">
      <w:pPr>
        <w:widowControl/>
        <w:numPr>
          <w:ilvl w:val="0"/>
          <w:numId w:val="68"/>
        </w:numPr>
        <w:wordWrap/>
        <w:autoSpaceDE/>
        <w:autoSpaceDN/>
      </w:pPr>
      <w:r w:rsidRPr="00F642B5">
        <w:t>투자자 스스로 위험-수익 균형 판단 가능</w:t>
      </w:r>
    </w:p>
    <w:p w14:paraId="19176D03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pict w14:anchorId="18D48E94">
          <v:rect id="_x0000_i1263" style="width:0;height:1.5pt" o:hralign="center" o:hrstd="t" o:hr="t" fillcolor="#a0a0a0" stroked="f"/>
        </w:pict>
      </w:r>
    </w:p>
    <w:p w14:paraId="32BDC3D6" w14:textId="77777777" w:rsidR="00F642B5" w:rsidRPr="00F642B5" w:rsidRDefault="00F642B5" w:rsidP="00F642B5">
      <w:pPr>
        <w:widowControl/>
        <w:wordWrap/>
        <w:autoSpaceDE/>
        <w:autoSpaceDN/>
        <w:rPr>
          <w:b/>
          <w:bCs/>
        </w:rPr>
      </w:pPr>
      <w:r w:rsidRPr="00F642B5">
        <w:rPr>
          <w:b/>
          <w:bCs/>
        </w:rPr>
        <w:t>5. 금리 산정 모델 공식화 제안</w:t>
      </w:r>
    </w:p>
    <w:p w14:paraId="350EC7FA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5.1 </w:t>
      </w:r>
      <w:r w:rsidRPr="00F642B5">
        <w:rPr>
          <w:b/>
          <w:bCs/>
        </w:rPr>
        <w:t>위험 기준금리 도입</w:t>
      </w:r>
    </w:p>
    <w:p w14:paraId="131A967E" w14:textId="77777777" w:rsidR="00F642B5" w:rsidRPr="00F642B5" w:rsidRDefault="00F642B5" w:rsidP="00F642B5">
      <w:pPr>
        <w:widowControl/>
        <w:numPr>
          <w:ilvl w:val="0"/>
          <w:numId w:val="69"/>
        </w:numPr>
        <w:wordWrap/>
        <w:autoSpaceDE/>
        <w:autoSpaceDN/>
      </w:pPr>
      <w:r w:rsidRPr="00F642B5">
        <w:t>위험 기준금리 = ∑(월별 연체확률 × 시간가중치)</w:t>
      </w:r>
    </w:p>
    <w:p w14:paraId="7E0C1CFD" w14:textId="77777777" w:rsidR="00F642B5" w:rsidRPr="00F642B5" w:rsidRDefault="00F642B5" w:rsidP="00F642B5">
      <w:pPr>
        <w:widowControl/>
        <w:numPr>
          <w:ilvl w:val="0"/>
          <w:numId w:val="69"/>
        </w:numPr>
        <w:wordWrap/>
        <w:autoSpaceDE/>
        <w:autoSpaceDN/>
      </w:pPr>
      <w:r w:rsidRPr="00F642B5">
        <w:t>최종 금리 = 위험 기준금리 + 플랫폼 마진 + 수수료</w:t>
      </w:r>
    </w:p>
    <w:p w14:paraId="31C0FF1C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5.2 </w:t>
      </w:r>
      <w:r w:rsidRPr="00F642B5">
        <w:rPr>
          <w:b/>
          <w:bCs/>
        </w:rPr>
        <w:t>66개 확률 → 핵심지표 3~5개로 압축 가능</w:t>
      </w:r>
    </w:p>
    <w:p w14:paraId="5407AFE9" w14:textId="77777777" w:rsidR="00F642B5" w:rsidRPr="00F642B5" w:rsidRDefault="00F642B5" w:rsidP="00F642B5">
      <w:pPr>
        <w:widowControl/>
        <w:numPr>
          <w:ilvl w:val="0"/>
          <w:numId w:val="70"/>
        </w:numPr>
        <w:wordWrap/>
        <w:autoSpaceDE/>
        <w:autoSpaceDN/>
      </w:pPr>
      <w:r w:rsidRPr="00F642B5">
        <w:t>단기위험(1</w:t>
      </w:r>
      <w:del w:id="0" w:author="Unknown">
        <w:r w:rsidRPr="00F642B5">
          <w:delText>3개월), 중기(4</w:delText>
        </w:r>
      </w:del>
      <w:r w:rsidRPr="00F642B5">
        <w:t>8개월), 장기(9~12개월)로 분류</w:t>
      </w:r>
    </w:p>
    <w:p w14:paraId="45F45636" w14:textId="77777777" w:rsidR="00F642B5" w:rsidRPr="00F642B5" w:rsidRDefault="00F642B5" w:rsidP="00F642B5">
      <w:pPr>
        <w:widowControl/>
        <w:numPr>
          <w:ilvl w:val="0"/>
          <w:numId w:val="70"/>
        </w:numPr>
        <w:wordWrap/>
        <w:autoSpaceDE/>
        <w:autoSpaceDN/>
      </w:pPr>
      <w:r w:rsidRPr="00F642B5">
        <w:t>또는 Top3 위험 변화 구간(가장 가파르게 증가하는 구간) 기반으로 패턴 분류</w:t>
      </w:r>
    </w:p>
    <w:p w14:paraId="499C23EB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pict w14:anchorId="2D6E76CB">
          <v:rect id="_x0000_i1264" style="width:0;height:1.5pt" o:hralign="center" o:hrstd="t" o:hr="t" fillcolor="#a0a0a0" stroked="f"/>
        </w:pict>
      </w:r>
    </w:p>
    <w:p w14:paraId="061AC119" w14:textId="77777777" w:rsidR="00F642B5" w:rsidRPr="00F642B5" w:rsidRDefault="00F642B5" w:rsidP="00F642B5">
      <w:pPr>
        <w:widowControl/>
        <w:wordWrap/>
        <w:autoSpaceDE/>
        <w:autoSpaceDN/>
        <w:rPr>
          <w:b/>
          <w:bCs/>
        </w:rPr>
      </w:pPr>
      <w:r w:rsidRPr="00F642B5">
        <w:rPr>
          <w:b/>
          <w:bCs/>
        </w:rPr>
        <w:lastRenderedPageBreak/>
        <w:t>6. 제도적·현실적 고려 사항</w:t>
      </w:r>
    </w:p>
    <w:p w14:paraId="4B6E7D93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6.1 </w:t>
      </w:r>
      <w:r w:rsidRPr="00F642B5">
        <w:rPr>
          <w:b/>
          <w:bCs/>
        </w:rPr>
        <w:t>감독당국과의 협업</w:t>
      </w:r>
    </w:p>
    <w:p w14:paraId="68D451A8" w14:textId="77777777" w:rsidR="00F642B5" w:rsidRPr="00F642B5" w:rsidRDefault="00F642B5" w:rsidP="00F642B5">
      <w:pPr>
        <w:widowControl/>
        <w:numPr>
          <w:ilvl w:val="0"/>
          <w:numId w:val="71"/>
        </w:numPr>
        <w:wordWrap/>
        <w:autoSpaceDE/>
        <w:autoSpaceDN/>
      </w:pPr>
      <w:r w:rsidRPr="00F642B5">
        <w:t>66개 확률의 신뢰성 검증 및 공시 방식 필요</w:t>
      </w:r>
    </w:p>
    <w:p w14:paraId="344D9165" w14:textId="77777777" w:rsidR="00F642B5" w:rsidRPr="00F642B5" w:rsidRDefault="00F642B5" w:rsidP="00F642B5">
      <w:pPr>
        <w:widowControl/>
        <w:numPr>
          <w:ilvl w:val="0"/>
          <w:numId w:val="71"/>
        </w:numPr>
        <w:wordWrap/>
        <w:autoSpaceDE/>
        <w:autoSpaceDN/>
      </w:pPr>
      <w:r w:rsidRPr="00F642B5">
        <w:t>알고리즘 투명성과 차별 해소 위한 가이드라인 필요</w:t>
      </w:r>
    </w:p>
    <w:p w14:paraId="1ECF90BB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6.2 </w:t>
      </w:r>
      <w:r w:rsidRPr="00F642B5">
        <w:rPr>
          <w:b/>
          <w:bCs/>
        </w:rPr>
        <w:t>시장 수용성 확보</w:t>
      </w:r>
    </w:p>
    <w:p w14:paraId="1BF022E3" w14:textId="77777777" w:rsidR="00F642B5" w:rsidRPr="00F642B5" w:rsidRDefault="00F642B5" w:rsidP="00F642B5">
      <w:pPr>
        <w:widowControl/>
        <w:numPr>
          <w:ilvl w:val="0"/>
          <w:numId w:val="72"/>
        </w:numPr>
        <w:wordWrap/>
        <w:autoSpaceDE/>
        <w:autoSpaceDN/>
      </w:pPr>
      <w:r w:rsidRPr="00F642B5">
        <w:t>단계적 도입: 고도화 플랫폼 우선 → 전체 업계 확산</w:t>
      </w:r>
    </w:p>
    <w:p w14:paraId="667726D8" w14:textId="77777777" w:rsidR="00F642B5" w:rsidRPr="00F642B5" w:rsidRDefault="00F642B5" w:rsidP="00F642B5">
      <w:pPr>
        <w:widowControl/>
        <w:numPr>
          <w:ilvl w:val="0"/>
          <w:numId w:val="72"/>
        </w:numPr>
        <w:wordWrap/>
        <w:autoSpaceDE/>
        <w:autoSpaceDN/>
      </w:pPr>
      <w:r w:rsidRPr="00F642B5">
        <w:t>초기에는 압축된 3~5개 리스크 지표 활용 → 모델 경량화</w:t>
      </w:r>
    </w:p>
    <w:p w14:paraId="041A1825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6.3 </w:t>
      </w:r>
      <w:r w:rsidRPr="00F642B5">
        <w:rPr>
          <w:b/>
          <w:bCs/>
        </w:rPr>
        <w:t>투자자 보호</w:t>
      </w:r>
    </w:p>
    <w:p w14:paraId="781CF797" w14:textId="77777777" w:rsidR="00F642B5" w:rsidRPr="00F642B5" w:rsidRDefault="00F642B5" w:rsidP="00F642B5">
      <w:pPr>
        <w:widowControl/>
        <w:numPr>
          <w:ilvl w:val="0"/>
          <w:numId w:val="73"/>
        </w:numPr>
        <w:wordWrap/>
        <w:autoSpaceDE/>
        <w:autoSpaceDN/>
      </w:pPr>
      <w:r w:rsidRPr="00F642B5">
        <w:t>리스크 유형 명확 공시 → 정보 비대칭 해소</w:t>
      </w:r>
    </w:p>
    <w:p w14:paraId="0A5345E2" w14:textId="77777777" w:rsidR="00F642B5" w:rsidRPr="00F642B5" w:rsidRDefault="00F642B5" w:rsidP="00F642B5">
      <w:pPr>
        <w:widowControl/>
        <w:numPr>
          <w:ilvl w:val="0"/>
          <w:numId w:val="73"/>
        </w:numPr>
        <w:wordWrap/>
        <w:autoSpaceDE/>
        <w:autoSpaceDN/>
      </w:pPr>
      <w:r w:rsidRPr="00F642B5">
        <w:t>"예상 연체 프로필 + 상품 조건" 세트 제공</w:t>
      </w:r>
    </w:p>
    <w:p w14:paraId="37ACA37A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pict w14:anchorId="01D017FA">
          <v:rect id="_x0000_i1265" style="width:0;height:1.5pt" o:hralign="center" o:hrstd="t" o:hr="t" fillcolor="#a0a0a0" stroked="f"/>
        </w:pict>
      </w:r>
    </w:p>
    <w:p w14:paraId="750857E2" w14:textId="77777777" w:rsidR="00F642B5" w:rsidRPr="00F642B5" w:rsidRDefault="00F642B5" w:rsidP="00F642B5">
      <w:pPr>
        <w:widowControl/>
        <w:wordWrap/>
        <w:autoSpaceDE/>
        <w:autoSpaceDN/>
        <w:rPr>
          <w:b/>
          <w:bCs/>
        </w:rPr>
      </w:pPr>
      <w:r w:rsidRPr="00F642B5">
        <w:rPr>
          <w:b/>
          <w:bCs/>
        </w:rPr>
        <w:t>7. 최종 제언 및 기대효과</w:t>
      </w:r>
    </w:p>
    <w:p w14:paraId="5C206DC3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7.1 </w:t>
      </w:r>
      <w:r w:rsidRPr="00F642B5">
        <w:rPr>
          <w:b/>
          <w:bCs/>
        </w:rPr>
        <w:t>목표</w:t>
      </w:r>
      <w:r w:rsidRPr="00F642B5">
        <w:t>: P2P 금융의 진화</w:t>
      </w:r>
    </w:p>
    <w:p w14:paraId="631FCAFF" w14:textId="77777777" w:rsidR="00F642B5" w:rsidRPr="00F642B5" w:rsidRDefault="00F642B5" w:rsidP="00F642B5">
      <w:pPr>
        <w:widowControl/>
        <w:numPr>
          <w:ilvl w:val="0"/>
          <w:numId w:val="74"/>
        </w:numPr>
        <w:wordWrap/>
        <w:autoSpaceDE/>
        <w:autoSpaceDN/>
      </w:pPr>
      <w:r w:rsidRPr="00F642B5">
        <w:t>"고정금리·등급 기반 중개 플랫폼" → "정밀 리스크 관리 기반 금융 플랫폼" 전환</w:t>
      </w:r>
    </w:p>
    <w:p w14:paraId="55BB8DD3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7.2 </w:t>
      </w:r>
      <w:r w:rsidRPr="00F642B5">
        <w:rPr>
          <w:b/>
          <w:bCs/>
        </w:rPr>
        <w:t>핵심 전략</w:t>
      </w:r>
    </w:p>
    <w:p w14:paraId="173CB4CB" w14:textId="77777777" w:rsidR="00F642B5" w:rsidRPr="00F642B5" w:rsidRDefault="00F642B5" w:rsidP="00F642B5">
      <w:pPr>
        <w:widowControl/>
        <w:numPr>
          <w:ilvl w:val="0"/>
          <w:numId w:val="75"/>
        </w:numPr>
        <w:wordWrap/>
        <w:autoSpaceDE/>
        <w:autoSpaceDN/>
      </w:pPr>
      <w:r w:rsidRPr="00F642B5">
        <w:t>66개 연체확률 기반 정밀 평가 체계 도입</w:t>
      </w:r>
    </w:p>
    <w:p w14:paraId="0EF07AC2" w14:textId="77777777" w:rsidR="00F642B5" w:rsidRPr="00F642B5" w:rsidRDefault="00F642B5" w:rsidP="00F642B5">
      <w:pPr>
        <w:widowControl/>
        <w:numPr>
          <w:ilvl w:val="0"/>
          <w:numId w:val="75"/>
        </w:numPr>
        <w:wordWrap/>
        <w:autoSpaceDE/>
        <w:autoSpaceDN/>
      </w:pPr>
      <w:r w:rsidRPr="00F642B5">
        <w:t>자격/한도/기간/금리의 통합적 상품 전략 설계</w:t>
      </w:r>
    </w:p>
    <w:p w14:paraId="3AA221FE" w14:textId="77777777" w:rsidR="00F642B5" w:rsidRPr="00F642B5" w:rsidRDefault="00F642B5" w:rsidP="00F642B5">
      <w:pPr>
        <w:widowControl/>
        <w:numPr>
          <w:ilvl w:val="0"/>
          <w:numId w:val="75"/>
        </w:numPr>
        <w:wordWrap/>
        <w:autoSpaceDE/>
        <w:autoSpaceDN/>
      </w:pPr>
      <w:r w:rsidRPr="00F642B5">
        <w:t>실시간 금리 조정 기반의 적응형 금리 체계 구축</w:t>
      </w:r>
    </w:p>
    <w:p w14:paraId="78FEEBFB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7.3 </w:t>
      </w:r>
      <w:r w:rsidRPr="00F642B5">
        <w:rPr>
          <w:b/>
          <w:bCs/>
        </w:rPr>
        <w:t>기대 효과</w:t>
      </w:r>
    </w:p>
    <w:p w14:paraId="66AFECCC" w14:textId="77777777" w:rsidR="00F642B5" w:rsidRPr="00F642B5" w:rsidRDefault="00F642B5" w:rsidP="00F642B5">
      <w:pPr>
        <w:widowControl/>
        <w:numPr>
          <w:ilvl w:val="0"/>
          <w:numId w:val="76"/>
        </w:numPr>
        <w:wordWrap/>
        <w:autoSpaceDE/>
        <w:autoSpaceDN/>
      </w:pPr>
      <w:r w:rsidRPr="00F642B5">
        <w:rPr>
          <w:b/>
          <w:bCs/>
        </w:rPr>
        <w:t>역선택 해소</w:t>
      </w:r>
      <w:r w:rsidRPr="00F642B5">
        <w:t>: 고위험 차주만 몰리는 구조 개선</w:t>
      </w:r>
    </w:p>
    <w:p w14:paraId="061C4E9E" w14:textId="77777777" w:rsidR="00F642B5" w:rsidRPr="00F642B5" w:rsidRDefault="00F642B5" w:rsidP="00F642B5">
      <w:pPr>
        <w:widowControl/>
        <w:numPr>
          <w:ilvl w:val="0"/>
          <w:numId w:val="76"/>
        </w:numPr>
        <w:wordWrap/>
        <w:autoSpaceDE/>
        <w:autoSpaceDN/>
      </w:pPr>
      <w:r w:rsidRPr="00F642B5">
        <w:rPr>
          <w:b/>
          <w:bCs/>
        </w:rPr>
        <w:t>정보 투명성 강화</w:t>
      </w:r>
      <w:r w:rsidRPr="00F642B5">
        <w:t>: 투자자 신뢰도 제고</w:t>
      </w:r>
    </w:p>
    <w:p w14:paraId="0700A439" w14:textId="77777777" w:rsidR="00F642B5" w:rsidRPr="00F642B5" w:rsidRDefault="00F642B5" w:rsidP="00F642B5">
      <w:pPr>
        <w:widowControl/>
        <w:numPr>
          <w:ilvl w:val="0"/>
          <w:numId w:val="76"/>
        </w:numPr>
        <w:wordWrap/>
        <w:autoSpaceDE/>
        <w:autoSpaceDN/>
      </w:pPr>
      <w:r w:rsidRPr="00F642B5">
        <w:rPr>
          <w:b/>
          <w:bCs/>
        </w:rPr>
        <w:t>포트폴리오 최적화</w:t>
      </w:r>
      <w:r w:rsidRPr="00F642B5">
        <w:t>: 위험-수익 균형 맞춤형 투자 가능</w:t>
      </w:r>
    </w:p>
    <w:p w14:paraId="3EA8C140" w14:textId="77777777" w:rsidR="00F642B5" w:rsidRPr="00F642B5" w:rsidRDefault="00F642B5" w:rsidP="00F642B5">
      <w:pPr>
        <w:widowControl/>
        <w:numPr>
          <w:ilvl w:val="0"/>
          <w:numId w:val="76"/>
        </w:numPr>
        <w:wordWrap/>
        <w:autoSpaceDE/>
        <w:autoSpaceDN/>
      </w:pPr>
      <w:r w:rsidRPr="00F642B5">
        <w:rPr>
          <w:b/>
          <w:bCs/>
        </w:rPr>
        <w:t>금융 포용성 증진</w:t>
      </w:r>
      <w:r w:rsidRPr="00F642B5">
        <w:t>: 다양한 차주에 합리적 기회 제공</w:t>
      </w:r>
    </w:p>
    <w:p w14:paraId="6B0A83F9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pict w14:anchorId="27347736">
          <v:rect id="_x0000_i1266" style="width:0;height:1.5pt" o:hralign="center" o:hrstd="t" o:hr="t" fillcolor="#a0a0a0" stroked="f"/>
        </w:pict>
      </w:r>
    </w:p>
    <w:p w14:paraId="0D75CB7D" w14:textId="77777777" w:rsidR="00F642B5" w:rsidRPr="00F642B5" w:rsidRDefault="00F642B5" w:rsidP="00F642B5">
      <w:pPr>
        <w:widowControl/>
        <w:wordWrap/>
        <w:autoSpaceDE/>
        <w:autoSpaceDN/>
        <w:rPr>
          <w:b/>
          <w:bCs/>
        </w:rPr>
      </w:pPr>
      <w:r w:rsidRPr="00F642B5">
        <w:rPr>
          <w:b/>
          <w:bCs/>
        </w:rPr>
        <w:t>결론</w:t>
      </w:r>
    </w:p>
    <w:p w14:paraId="7B0C40C4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lastRenderedPageBreak/>
        <w:t xml:space="preserve">66개 연체확률 기반 금리 체계는 단순한 기술적 개선을 넘어서 </w:t>
      </w:r>
      <w:r w:rsidRPr="00F642B5">
        <w:rPr>
          <w:b/>
          <w:bCs/>
        </w:rPr>
        <w:t>P2P 금융을 신뢰 가능한 금융 대안으로 도약시키는 핵심 인프라</w:t>
      </w:r>
      <w:r w:rsidRPr="00F642B5">
        <w:t>입니다.</w:t>
      </w:r>
      <w:r w:rsidRPr="00F642B5">
        <w:br/>
        <w:t xml:space="preserve">전통 금융의 고도화된 리스크 </w:t>
      </w:r>
      <w:proofErr w:type="spellStart"/>
      <w:r w:rsidRPr="00F642B5">
        <w:t>프라이싱에</w:t>
      </w:r>
      <w:proofErr w:type="spellEnd"/>
      <w:r w:rsidRPr="00F642B5">
        <w:t xml:space="preserve"> 필적하거나 이를 능가할 수 있는 기회를 P2P에 제공하며, 투자자·차주·플랫폼 모두에게 </w:t>
      </w:r>
      <w:r w:rsidRPr="00F642B5">
        <w:rPr>
          <w:b/>
          <w:bCs/>
        </w:rPr>
        <w:t>정확하고 지속 가능한 가치 분배 구조</w:t>
      </w:r>
      <w:r w:rsidRPr="00F642B5">
        <w:t>를 설계할 수 있게 합니다.</w:t>
      </w:r>
    </w:p>
    <w:p w14:paraId="201D8E8D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>**"P2P 2.0: 정밀 리스크 관리와 적응형 금융의 시대"**를 여는 핵심 전략이 될 것입니다.</w:t>
      </w:r>
    </w:p>
    <w:p w14:paraId="01D21FCD" w14:textId="77777777" w:rsidR="00B14587" w:rsidRPr="00F642B5" w:rsidRDefault="00B14587">
      <w:pPr>
        <w:widowControl/>
        <w:wordWrap/>
        <w:autoSpaceDE/>
        <w:autoSpaceDN/>
        <w:rPr>
          <w:rFonts w:hint="eastAsia"/>
        </w:rPr>
      </w:pPr>
    </w:p>
    <w:p w14:paraId="5ECD0EB5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현실적 구현 방안 중심의 개선 제안</w:t>
      </w:r>
    </w:p>
    <w:p w14:paraId="7BBA313B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1. 66개 연체확률의 실무적 활용 구조</w:t>
      </w:r>
    </w:p>
    <w:p w14:paraId="30FFB1D3" w14:textId="77777777" w:rsidR="0076582A" w:rsidRPr="0076582A" w:rsidRDefault="0076582A" w:rsidP="0076582A">
      <w:r w:rsidRPr="0076582A">
        <w:rPr>
          <w:b/>
          <w:bCs/>
        </w:rPr>
        <w:t>1.1 확률 벡터의 실용적 압축</w:t>
      </w:r>
    </w:p>
    <w:p w14:paraId="5C55BC33" w14:textId="77777777" w:rsidR="0076582A" w:rsidRPr="0076582A" w:rsidRDefault="0076582A" w:rsidP="0076582A">
      <w:pPr>
        <w:numPr>
          <w:ilvl w:val="0"/>
          <w:numId w:val="46"/>
        </w:numPr>
      </w:pPr>
      <w:r w:rsidRPr="0076582A">
        <w:t xml:space="preserve">66개 확률을 모두 개별 활용하기보다는 </w:t>
      </w:r>
      <w:r w:rsidRPr="0076582A">
        <w:rPr>
          <w:b/>
          <w:bCs/>
        </w:rPr>
        <w:t>3-4개 핵심 지표로 압축</w:t>
      </w:r>
      <w:r w:rsidRPr="0076582A">
        <w:t xml:space="preserve"> 필요</w:t>
      </w:r>
    </w:p>
    <w:p w14:paraId="6021D47B" w14:textId="77777777" w:rsidR="0076582A" w:rsidRPr="0076582A" w:rsidRDefault="0076582A" w:rsidP="0076582A">
      <w:pPr>
        <w:numPr>
          <w:ilvl w:val="0"/>
          <w:numId w:val="46"/>
        </w:numPr>
      </w:pPr>
      <w:r w:rsidRPr="0076582A">
        <w:t xml:space="preserve">예: 단기위험(1-3개월), 중기위험(4-8개월), 장기위험(9-12개월), </w:t>
      </w:r>
      <w:proofErr w:type="spellStart"/>
      <w:r w:rsidRPr="0076582A">
        <w:t>누적손실률</w:t>
      </w:r>
      <w:proofErr w:type="spellEnd"/>
    </w:p>
    <w:p w14:paraId="0CE1585D" w14:textId="77777777" w:rsidR="0076582A" w:rsidRPr="0076582A" w:rsidRDefault="0076582A" w:rsidP="0076582A">
      <w:pPr>
        <w:numPr>
          <w:ilvl w:val="0"/>
          <w:numId w:val="46"/>
        </w:numPr>
      </w:pPr>
      <w:r w:rsidRPr="0076582A">
        <w:t xml:space="preserve">각 구간별 </w:t>
      </w:r>
      <w:r w:rsidRPr="0076582A">
        <w:rPr>
          <w:b/>
          <w:bCs/>
        </w:rPr>
        <w:t>임계확률 기준점</w:t>
      </w:r>
      <w:r w:rsidRPr="0076582A">
        <w:t xml:space="preserve"> 설정을 통한 등급 구분</w:t>
      </w:r>
    </w:p>
    <w:p w14:paraId="3C07ADEB" w14:textId="77777777" w:rsidR="0076582A" w:rsidRPr="0076582A" w:rsidRDefault="0076582A" w:rsidP="0076582A">
      <w:r w:rsidRPr="0076582A">
        <w:rPr>
          <w:b/>
          <w:bCs/>
        </w:rPr>
        <w:t>1.2 동적 가중치 시스템</w:t>
      </w:r>
    </w:p>
    <w:p w14:paraId="0DA7EAD0" w14:textId="77777777" w:rsidR="0076582A" w:rsidRPr="0076582A" w:rsidRDefault="0076582A" w:rsidP="0076582A">
      <w:pPr>
        <w:numPr>
          <w:ilvl w:val="0"/>
          <w:numId w:val="47"/>
        </w:numPr>
      </w:pPr>
      <w:r w:rsidRPr="0076582A">
        <w:t>대출 기간에 따라 각 확률의 가중치를 달리 적용</w:t>
      </w:r>
    </w:p>
    <w:p w14:paraId="7DE7EA40" w14:textId="77777777" w:rsidR="0076582A" w:rsidRPr="0076582A" w:rsidRDefault="0076582A" w:rsidP="0076582A">
      <w:pPr>
        <w:numPr>
          <w:ilvl w:val="0"/>
          <w:numId w:val="47"/>
        </w:numPr>
      </w:pPr>
      <w:r w:rsidRPr="0076582A">
        <w:t>6개월 대출 → 단기위험 80%, 중기위험 20%</w:t>
      </w:r>
    </w:p>
    <w:p w14:paraId="45129E66" w14:textId="77777777" w:rsidR="0076582A" w:rsidRPr="0076582A" w:rsidRDefault="0076582A" w:rsidP="0076582A">
      <w:pPr>
        <w:numPr>
          <w:ilvl w:val="0"/>
          <w:numId w:val="47"/>
        </w:numPr>
      </w:pPr>
      <w:r w:rsidRPr="0076582A">
        <w:t>24개월 대출 → 단기 40%, 중기 35%, 장기 25%</w:t>
      </w:r>
    </w:p>
    <w:p w14:paraId="76538059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2. 상품 차등화의 구체적 매트릭스</w:t>
      </w:r>
    </w:p>
    <w:p w14:paraId="7C6FD99A" w14:textId="77777777" w:rsidR="0076582A" w:rsidRPr="0076582A" w:rsidRDefault="0076582A" w:rsidP="0076582A">
      <w:r w:rsidRPr="0076582A">
        <w:t xml:space="preserve">기존 제안보다 더 </w:t>
      </w:r>
      <w:r w:rsidRPr="0076582A">
        <w:rPr>
          <w:b/>
          <w:bCs/>
        </w:rPr>
        <w:t>세밀하고 실행 가능한</w:t>
      </w:r>
      <w:r w:rsidRPr="0076582A">
        <w:t xml:space="preserve"> 차등 기준:</w:t>
      </w:r>
    </w:p>
    <w:p w14:paraId="69FBF223" w14:textId="77777777" w:rsidR="0076582A" w:rsidRPr="0076582A" w:rsidRDefault="0076582A" w:rsidP="0076582A">
      <w:r w:rsidRPr="0076582A">
        <w:t>리스크 프로필별 상품 설계 매트릭스:</w:t>
      </w:r>
    </w:p>
    <w:p w14:paraId="01851909" w14:textId="77777777" w:rsidR="0076582A" w:rsidRPr="0076582A" w:rsidRDefault="0076582A" w:rsidP="0076582A"/>
    <w:p w14:paraId="6A1E2C75" w14:textId="77777777" w:rsidR="0076582A" w:rsidRPr="0076582A" w:rsidRDefault="0076582A" w:rsidP="0076582A">
      <w:r w:rsidRPr="0076582A">
        <w:t>A등급 (</w:t>
      </w:r>
      <w:proofErr w:type="spellStart"/>
      <w:r w:rsidRPr="0076582A">
        <w:t>초단기</w:t>
      </w:r>
      <w:proofErr w:type="spellEnd"/>
      <w:r w:rsidRPr="0076582A">
        <w:t xml:space="preserve"> 2%, 장기 5%): 금리 8-12%, 한도 5천만원, 기간 36개월</w:t>
      </w:r>
    </w:p>
    <w:p w14:paraId="229C7B91" w14:textId="77777777" w:rsidR="0076582A" w:rsidRPr="0076582A" w:rsidRDefault="0076582A" w:rsidP="0076582A">
      <w:r w:rsidRPr="0076582A">
        <w:t>B등급 (</w:t>
      </w:r>
      <w:proofErr w:type="spellStart"/>
      <w:r w:rsidRPr="0076582A">
        <w:t>초단기</w:t>
      </w:r>
      <w:proofErr w:type="spellEnd"/>
      <w:r w:rsidRPr="0076582A">
        <w:t xml:space="preserve"> 5%, 장기 10%): 금리 12-16%, 한도 3천만원, 기간 24개월  </w:t>
      </w:r>
    </w:p>
    <w:p w14:paraId="683D40AA" w14:textId="77777777" w:rsidR="0076582A" w:rsidRPr="0076582A" w:rsidRDefault="0076582A" w:rsidP="0076582A">
      <w:r w:rsidRPr="0076582A">
        <w:t>C등급 (</w:t>
      </w:r>
      <w:proofErr w:type="spellStart"/>
      <w:r w:rsidRPr="0076582A">
        <w:t>초단기</w:t>
      </w:r>
      <w:proofErr w:type="spellEnd"/>
      <w:r w:rsidRPr="0076582A">
        <w:t xml:space="preserve"> 8%, 장기 18%): 금리 16-20%, 한도 1천만원, 기간 12개월</w:t>
      </w:r>
    </w:p>
    <w:p w14:paraId="10E6B58B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3. 차별화된 핵심 제안사항</w:t>
      </w:r>
    </w:p>
    <w:p w14:paraId="7DCF4BAA" w14:textId="77777777" w:rsidR="0076582A" w:rsidRPr="0076582A" w:rsidRDefault="0076582A" w:rsidP="0076582A">
      <w:r w:rsidRPr="0076582A">
        <w:rPr>
          <w:b/>
          <w:bCs/>
        </w:rPr>
        <w:t>3.1 연체확률 기반 동적 금리 조정</w:t>
      </w:r>
    </w:p>
    <w:p w14:paraId="1496C57A" w14:textId="77777777" w:rsidR="0076582A" w:rsidRPr="0076582A" w:rsidRDefault="0076582A" w:rsidP="0076582A">
      <w:pPr>
        <w:numPr>
          <w:ilvl w:val="0"/>
          <w:numId w:val="48"/>
        </w:numPr>
      </w:pPr>
      <w:r w:rsidRPr="0076582A">
        <w:lastRenderedPageBreak/>
        <w:t xml:space="preserve">상환 과정에서 연체확률이 개선되면 </w:t>
      </w:r>
      <w:r w:rsidRPr="0076582A">
        <w:rPr>
          <w:b/>
          <w:bCs/>
        </w:rPr>
        <w:t>월별 금리 하향 조정</w:t>
      </w:r>
    </w:p>
    <w:p w14:paraId="77229197" w14:textId="77777777" w:rsidR="0076582A" w:rsidRPr="0076582A" w:rsidRDefault="0076582A" w:rsidP="0076582A">
      <w:pPr>
        <w:numPr>
          <w:ilvl w:val="0"/>
          <w:numId w:val="48"/>
        </w:numPr>
      </w:pPr>
      <w:r w:rsidRPr="0076582A">
        <w:t xml:space="preserve">악화되면 </w:t>
      </w:r>
      <w:r w:rsidRPr="0076582A">
        <w:rPr>
          <w:b/>
          <w:bCs/>
        </w:rPr>
        <w:t>조기상환 유도 인센티브</w:t>
      </w:r>
      <w:r w:rsidRPr="0076582A">
        <w:t xml:space="preserve"> 제공</w:t>
      </w:r>
    </w:p>
    <w:p w14:paraId="04383782" w14:textId="77777777" w:rsidR="0076582A" w:rsidRPr="0076582A" w:rsidRDefault="0076582A" w:rsidP="0076582A">
      <w:r w:rsidRPr="0076582A">
        <w:rPr>
          <w:b/>
          <w:bCs/>
        </w:rPr>
        <w:t>3.2 포트폴리오 최적화 알고리즘</w:t>
      </w:r>
    </w:p>
    <w:p w14:paraId="7BB62E32" w14:textId="77777777" w:rsidR="0076582A" w:rsidRPr="0076582A" w:rsidRDefault="0076582A" w:rsidP="0076582A">
      <w:pPr>
        <w:numPr>
          <w:ilvl w:val="0"/>
          <w:numId w:val="49"/>
        </w:numPr>
      </w:pPr>
      <w:r w:rsidRPr="0076582A">
        <w:t xml:space="preserve">플랫폼 차원에서 66개 확률 기반으로 </w:t>
      </w:r>
      <w:r w:rsidRPr="0076582A">
        <w:rPr>
          <w:b/>
          <w:bCs/>
        </w:rPr>
        <w:t>전체 포트폴리오의 위험 분산</w:t>
      </w:r>
      <w:r w:rsidRPr="0076582A">
        <w:t xml:space="preserve"> 최적화</w:t>
      </w:r>
    </w:p>
    <w:p w14:paraId="1717284E" w14:textId="77777777" w:rsidR="0076582A" w:rsidRPr="0076582A" w:rsidRDefault="0076582A" w:rsidP="0076582A">
      <w:pPr>
        <w:numPr>
          <w:ilvl w:val="0"/>
          <w:numId w:val="49"/>
        </w:numPr>
      </w:pPr>
      <w:r w:rsidRPr="0076582A">
        <w:t xml:space="preserve">투자자별로 위험선호도에 맞는 </w:t>
      </w:r>
      <w:r w:rsidRPr="0076582A">
        <w:rPr>
          <w:b/>
          <w:bCs/>
        </w:rPr>
        <w:t>자동 매칭 시스템</w:t>
      </w:r>
      <w:r w:rsidRPr="0076582A">
        <w:t xml:space="preserve"> 구축</w:t>
      </w:r>
    </w:p>
    <w:p w14:paraId="6E7200CA" w14:textId="77777777" w:rsidR="0076582A" w:rsidRPr="0076582A" w:rsidRDefault="0076582A" w:rsidP="0076582A">
      <w:r w:rsidRPr="0076582A">
        <w:rPr>
          <w:b/>
          <w:bCs/>
        </w:rPr>
        <w:t>3.3 실시간 모니터링 체계</w:t>
      </w:r>
    </w:p>
    <w:p w14:paraId="26953806" w14:textId="77777777" w:rsidR="0076582A" w:rsidRPr="0076582A" w:rsidRDefault="0076582A" w:rsidP="0076582A">
      <w:pPr>
        <w:numPr>
          <w:ilvl w:val="0"/>
          <w:numId w:val="50"/>
        </w:numPr>
      </w:pPr>
      <w:r w:rsidRPr="0076582A">
        <w:t xml:space="preserve">연체 징후 </w:t>
      </w:r>
      <w:r w:rsidRPr="0076582A">
        <w:rPr>
          <w:b/>
          <w:bCs/>
        </w:rPr>
        <w:t>조기 경보 시스템</w:t>
      </w:r>
      <w:r w:rsidRPr="0076582A">
        <w:t xml:space="preserve"> (확률 급등 시 알림)</w:t>
      </w:r>
    </w:p>
    <w:p w14:paraId="459314B9" w14:textId="77777777" w:rsidR="0076582A" w:rsidRPr="0076582A" w:rsidRDefault="0076582A" w:rsidP="0076582A">
      <w:pPr>
        <w:numPr>
          <w:ilvl w:val="0"/>
          <w:numId w:val="50"/>
        </w:numPr>
      </w:pPr>
      <w:r w:rsidRPr="0076582A">
        <w:t xml:space="preserve">차주별 </w:t>
      </w:r>
      <w:r w:rsidRPr="0076582A">
        <w:rPr>
          <w:b/>
          <w:bCs/>
        </w:rPr>
        <w:t>맞춤형 상환 지원 프로그램</w:t>
      </w:r>
      <w:r w:rsidRPr="0076582A">
        <w:t xml:space="preserve"> 자동 연결</w:t>
      </w:r>
    </w:p>
    <w:p w14:paraId="368ECF2E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4. 구현상의 현실적 고려사항</w:t>
      </w:r>
    </w:p>
    <w:p w14:paraId="1FAEE69D" w14:textId="77777777" w:rsidR="0076582A" w:rsidRPr="0076582A" w:rsidRDefault="0076582A" w:rsidP="0076582A">
      <w:r w:rsidRPr="0076582A">
        <w:rPr>
          <w:b/>
          <w:bCs/>
        </w:rPr>
        <w:t>4.1 데이터 품질 이슈</w:t>
      </w:r>
    </w:p>
    <w:p w14:paraId="13D1D2C7" w14:textId="77777777" w:rsidR="0076582A" w:rsidRPr="0076582A" w:rsidRDefault="0076582A" w:rsidP="0076582A">
      <w:pPr>
        <w:numPr>
          <w:ilvl w:val="0"/>
          <w:numId w:val="51"/>
        </w:numPr>
      </w:pPr>
      <w:r w:rsidRPr="0076582A">
        <w:t xml:space="preserve">66개 확률 산출을 위한 </w:t>
      </w:r>
      <w:r w:rsidRPr="0076582A">
        <w:rPr>
          <w:b/>
          <w:bCs/>
        </w:rPr>
        <w:t>충분한 데이터 확보</w:t>
      </w:r>
      <w:r w:rsidRPr="0076582A">
        <w:t xml:space="preserve"> 가능성 검토 필요</w:t>
      </w:r>
    </w:p>
    <w:p w14:paraId="738FE98B" w14:textId="77777777" w:rsidR="0076582A" w:rsidRPr="0076582A" w:rsidRDefault="0076582A" w:rsidP="0076582A">
      <w:pPr>
        <w:numPr>
          <w:ilvl w:val="0"/>
          <w:numId w:val="51"/>
        </w:numPr>
      </w:pPr>
      <w:r w:rsidRPr="0076582A">
        <w:t xml:space="preserve">신규 차주 대상 </w:t>
      </w:r>
      <w:r w:rsidRPr="0076582A">
        <w:rPr>
          <w:b/>
          <w:bCs/>
        </w:rPr>
        <w:t>Cold Start 문제</w:t>
      </w:r>
      <w:r w:rsidRPr="0076582A">
        <w:t xml:space="preserve"> 해결 방안</w:t>
      </w:r>
    </w:p>
    <w:p w14:paraId="72FF5DBF" w14:textId="77777777" w:rsidR="0076582A" w:rsidRPr="0076582A" w:rsidRDefault="0076582A" w:rsidP="0076582A">
      <w:r w:rsidRPr="0076582A">
        <w:rPr>
          <w:b/>
          <w:bCs/>
        </w:rPr>
        <w:t>4.2 규제 대응</w:t>
      </w:r>
    </w:p>
    <w:p w14:paraId="49BC6A16" w14:textId="77777777" w:rsidR="0076582A" w:rsidRPr="0076582A" w:rsidRDefault="0076582A" w:rsidP="0076582A">
      <w:pPr>
        <w:numPr>
          <w:ilvl w:val="0"/>
          <w:numId w:val="52"/>
        </w:numPr>
      </w:pPr>
      <w:r w:rsidRPr="0076582A">
        <w:t xml:space="preserve">금융당국의 </w:t>
      </w:r>
      <w:r w:rsidRPr="0076582A">
        <w:rPr>
          <w:b/>
          <w:bCs/>
        </w:rPr>
        <w:t>차별 대우 규제</w:t>
      </w:r>
      <w:r w:rsidRPr="0076582A">
        <w:t xml:space="preserve"> 검토 필요</w:t>
      </w:r>
    </w:p>
    <w:p w14:paraId="5C3EB804" w14:textId="77777777" w:rsidR="0076582A" w:rsidRPr="0076582A" w:rsidRDefault="0076582A" w:rsidP="0076582A">
      <w:pPr>
        <w:numPr>
          <w:ilvl w:val="0"/>
          <w:numId w:val="52"/>
        </w:numPr>
      </w:pPr>
      <w:r w:rsidRPr="0076582A">
        <w:rPr>
          <w:b/>
          <w:bCs/>
        </w:rPr>
        <w:t>알고리즘 투명성</w:t>
      </w:r>
      <w:r w:rsidRPr="0076582A">
        <w:t xml:space="preserve"> 및 </w:t>
      </w:r>
      <w:r w:rsidRPr="0076582A">
        <w:rPr>
          <w:b/>
          <w:bCs/>
        </w:rPr>
        <w:t>설명 가능성</w:t>
      </w:r>
      <w:r w:rsidRPr="0076582A">
        <w:t xml:space="preserve"> 확보</w:t>
      </w:r>
    </w:p>
    <w:p w14:paraId="6D264C1D" w14:textId="77777777" w:rsidR="0076582A" w:rsidRPr="0076582A" w:rsidRDefault="0076582A" w:rsidP="0076582A">
      <w:r w:rsidRPr="0076582A">
        <w:rPr>
          <w:b/>
          <w:bCs/>
        </w:rPr>
        <w:t>4.3 비용 효율성</w:t>
      </w:r>
    </w:p>
    <w:p w14:paraId="7142EC7E" w14:textId="77777777" w:rsidR="0076582A" w:rsidRPr="0076582A" w:rsidRDefault="0076582A" w:rsidP="0076582A">
      <w:pPr>
        <w:numPr>
          <w:ilvl w:val="0"/>
          <w:numId w:val="53"/>
        </w:numPr>
      </w:pPr>
      <w:r w:rsidRPr="0076582A">
        <w:t xml:space="preserve">66개 확률 산출 비용 vs 수익성 개선 효과 </w:t>
      </w:r>
      <w:r w:rsidRPr="0076582A">
        <w:rPr>
          <w:b/>
          <w:bCs/>
        </w:rPr>
        <w:t>ROI 분석</w:t>
      </w:r>
      <w:r w:rsidRPr="0076582A">
        <w:t xml:space="preserve"> 필수</w:t>
      </w:r>
    </w:p>
    <w:p w14:paraId="2F7796A2" w14:textId="77777777" w:rsidR="0076582A" w:rsidRPr="0076582A" w:rsidRDefault="0076582A" w:rsidP="0076582A">
      <w:pPr>
        <w:numPr>
          <w:ilvl w:val="0"/>
          <w:numId w:val="53"/>
        </w:numPr>
      </w:pPr>
      <w:r w:rsidRPr="0076582A">
        <w:t xml:space="preserve">중소 P2P 업체도 활용 가능한 </w:t>
      </w:r>
      <w:r w:rsidRPr="0076582A">
        <w:rPr>
          <w:b/>
          <w:bCs/>
        </w:rPr>
        <w:t>경량화 모델</w:t>
      </w:r>
      <w:r w:rsidRPr="0076582A">
        <w:t xml:space="preserve"> 개발</w:t>
      </w:r>
    </w:p>
    <w:p w14:paraId="19DA9E3E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결론</w:t>
      </w:r>
    </w:p>
    <w:p w14:paraId="72F57EBF" w14:textId="77777777" w:rsidR="0076582A" w:rsidRPr="0076582A" w:rsidRDefault="0076582A" w:rsidP="0076582A">
      <w:r w:rsidRPr="0076582A">
        <w:t xml:space="preserve">기존 의견보다 한 단계 더 나아가, </w:t>
      </w:r>
      <w:r w:rsidRPr="0076582A">
        <w:rPr>
          <w:b/>
          <w:bCs/>
        </w:rPr>
        <w:t>실제 시장에서 바로 적용 가능한 구체적 실행 방안</w:t>
      </w:r>
      <w:r w:rsidRPr="0076582A">
        <w:t xml:space="preserve">에 중점을 두어야 합니다. 66개 연체확률이라는 정교한 데이터를 확보했다면, 이를 </w:t>
      </w:r>
      <w:r w:rsidRPr="0076582A">
        <w:rPr>
          <w:b/>
          <w:bCs/>
        </w:rPr>
        <w:t>단순하면서도 효과적인 상품 차등화 체계</w:t>
      </w:r>
      <w:r w:rsidRPr="0076582A">
        <w:t xml:space="preserve">로 </w:t>
      </w:r>
      <w:proofErr w:type="spellStart"/>
      <w:r w:rsidRPr="0076582A">
        <w:t>변환하는것이</w:t>
      </w:r>
      <w:proofErr w:type="spellEnd"/>
      <w:r w:rsidRPr="0076582A">
        <w:t xml:space="preserve"> 핵심입니다.</w:t>
      </w:r>
    </w:p>
    <w:p w14:paraId="4F0C5780" w14:textId="77777777" w:rsidR="0076582A" w:rsidRPr="0076582A" w:rsidRDefault="0076582A" w:rsidP="0076582A">
      <w:r w:rsidRPr="0076582A">
        <w:t xml:space="preserve">특히 </w:t>
      </w:r>
      <w:r w:rsidRPr="0076582A">
        <w:rPr>
          <w:b/>
          <w:bCs/>
        </w:rPr>
        <w:t>동적 조정 메커니즘</w:t>
      </w:r>
      <w:r w:rsidRPr="0076582A">
        <w:t xml:space="preserve">과 </w:t>
      </w:r>
      <w:r w:rsidRPr="0076582A">
        <w:rPr>
          <w:b/>
          <w:bCs/>
        </w:rPr>
        <w:t>포트폴리오 최적화</w:t>
      </w:r>
      <w:r w:rsidRPr="0076582A">
        <w:t xml:space="preserve">를 통해 단순한 등급별 차등을 넘어선 </w:t>
      </w:r>
      <w:r w:rsidRPr="0076582A">
        <w:rPr>
          <w:b/>
          <w:bCs/>
        </w:rPr>
        <w:t>지능형 대출 플랫폼</w:t>
      </w:r>
      <w:r w:rsidRPr="0076582A">
        <w:t>으로의 진화가 가능할 것으로 판단됩니다.</w:t>
      </w:r>
    </w:p>
    <w:p w14:paraId="2785BBEB" w14:textId="77777777" w:rsidR="0076582A" w:rsidRPr="0076582A" w:rsidRDefault="0076582A" w:rsidP="0076582A">
      <w:r w:rsidRPr="0076582A">
        <w:t>재시도</w:t>
      </w:r>
    </w:p>
    <w:p w14:paraId="5086E7DC" w14:textId="77777777" w:rsidR="0076582A" w:rsidRPr="0076582A" w:rsidRDefault="0076582A" w:rsidP="0076582A">
      <w:r w:rsidRPr="0076582A">
        <w:t>박</w:t>
      </w:r>
    </w:p>
    <w:p w14:paraId="6279B351" w14:textId="77777777" w:rsidR="0076582A" w:rsidRPr="0076582A" w:rsidRDefault="0076582A" w:rsidP="0076582A">
      <w:r w:rsidRPr="0076582A">
        <w:lastRenderedPageBreak/>
        <w:t xml:space="preserve">66개로 </w:t>
      </w:r>
      <w:proofErr w:type="gramStart"/>
      <w:r w:rsidRPr="0076582A">
        <w:t>분리 할</w:t>
      </w:r>
      <w:proofErr w:type="gramEnd"/>
      <w:r w:rsidRPr="0076582A">
        <w:t xml:space="preserve"> 때, </w:t>
      </w:r>
      <w:proofErr w:type="gramStart"/>
      <w:r w:rsidRPr="0076582A">
        <w:t>자격,한도</w:t>
      </w:r>
      <w:proofErr w:type="gramEnd"/>
      <w:r w:rsidRPr="0076582A">
        <w:t>,</w:t>
      </w:r>
      <w:proofErr w:type="gramStart"/>
      <w:r w:rsidRPr="0076582A">
        <w:t>여신기간,금리를</w:t>
      </w:r>
      <w:proofErr w:type="gramEnd"/>
      <w:r w:rsidRPr="0076582A">
        <w:t xml:space="preserve"> 연동해서 차등할 수 있기에 방향성 측면만 살펴 봐줘. 기존의 p2p문제점, 신용관리/</w:t>
      </w:r>
      <w:proofErr w:type="spellStart"/>
      <w:r w:rsidRPr="0076582A">
        <w:t>리스크관리</w:t>
      </w:r>
      <w:proofErr w:type="spellEnd"/>
      <w:r w:rsidRPr="0076582A">
        <w:t xml:space="preserve"> 한계와 연동해서 네 의견을 종합적으로 줘.</w:t>
      </w:r>
    </w:p>
    <w:p w14:paraId="71E126CE" w14:textId="77777777" w:rsidR="0076582A" w:rsidRPr="0076582A" w:rsidRDefault="0076582A" w:rsidP="0076582A">
      <w:r w:rsidRPr="0076582A">
        <w:t>편집</w:t>
      </w:r>
    </w:p>
    <w:p w14:paraId="659A9AC1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66개 연체확률 기반 차등화의 방향성과 P2P 구조적 문제 해결</w:t>
      </w:r>
    </w:p>
    <w:p w14:paraId="772FC9EF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1. 기존 P2P의 근본적 한계점</w:t>
      </w:r>
    </w:p>
    <w:p w14:paraId="7F62BE45" w14:textId="77777777" w:rsidR="0076582A" w:rsidRPr="0076582A" w:rsidRDefault="0076582A" w:rsidP="0076582A">
      <w:r w:rsidRPr="0076582A">
        <w:rPr>
          <w:b/>
          <w:bCs/>
        </w:rPr>
        <w:t>1.1 신용평가의 구조적 결함</w:t>
      </w:r>
    </w:p>
    <w:p w14:paraId="0A2A655D" w14:textId="77777777" w:rsidR="0076582A" w:rsidRPr="0076582A" w:rsidRDefault="0076582A" w:rsidP="0076582A">
      <w:pPr>
        <w:numPr>
          <w:ilvl w:val="0"/>
          <w:numId w:val="54"/>
        </w:numPr>
      </w:pPr>
      <w:r w:rsidRPr="0076582A">
        <w:rPr>
          <w:b/>
          <w:bCs/>
        </w:rPr>
        <w:t>단편적 신용정보</w:t>
      </w:r>
      <w:r w:rsidRPr="0076582A">
        <w:t>: KCB/NICE 등급 + α 수준의 피상적 평가</w:t>
      </w:r>
    </w:p>
    <w:p w14:paraId="177F63D9" w14:textId="77777777" w:rsidR="0076582A" w:rsidRPr="0076582A" w:rsidRDefault="0076582A" w:rsidP="0076582A">
      <w:pPr>
        <w:numPr>
          <w:ilvl w:val="0"/>
          <w:numId w:val="54"/>
        </w:numPr>
      </w:pPr>
      <w:proofErr w:type="spellStart"/>
      <w:r w:rsidRPr="0076582A">
        <w:rPr>
          <w:b/>
          <w:bCs/>
        </w:rPr>
        <w:t>시점적</w:t>
      </w:r>
      <w:proofErr w:type="spellEnd"/>
      <w:r w:rsidRPr="0076582A">
        <w:rPr>
          <w:b/>
          <w:bCs/>
        </w:rPr>
        <w:t xml:space="preserve"> 평가</w:t>
      </w:r>
      <w:r w:rsidRPr="0076582A">
        <w:t xml:space="preserve">: 대출 시점의 스냅샷만 반영, </w:t>
      </w:r>
      <w:proofErr w:type="spellStart"/>
      <w:r w:rsidRPr="0076582A">
        <w:t>시간축</w:t>
      </w:r>
      <w:proofErr w:type="spellEnd"/>
      <w:r w:rsidRPr="0076582A">
        <w:t xml:space="preserve"> 위험 변화 무시</w:t>
      </w:r>
    </w:p>
    <w:p w14:paraId="0D26451E" w14:textId="77777777" w:rsidR="0076582A" w:rsidRPr="0076582A" w:rsidRDefault="0076582A" w:rsidP="0076582A">
      <w:pPr>
        <w:numPr>
          <w:ilvl w:val="0"/>
          <w:numId w:val="54"/>
        </w:numPr>
      </w:pPr>
      <w:r w:rsidRPr="0076582A">
        <w:rPr>
          <w:b/>
          <w:bCs/>
        </w:rPr>
        <w:t>획일적 기준</w:t>
      </w:r>
      <w:r w:rsidRPr="0076582A">
        <w:t xml:space="preserve">: 업종/소득구조/생활패턴 등 개별 특성 </w:t>
      </w:r>
      <w:proofErr w:type="spellStart"/>
      <w:r w:rsidRPr="0076582A">
        <w:t>미반영</w:t>
      </w:r>
      <w:proofErr w:type="spellEnd"/>
    </w:p>
    <w:p w14:paraId="103635BE" w14:textId="77777777" w:rsidR="0076582A" w:rsidRPr="0076582A" w:rsidRDefault="0076582A" w:rsidP="0076582A">
      <w:r w:rsidRPr="0076582A">
        <w:rPr>
          <w:b/>
          <w:bCs/>
        </w:rPr>
        <w:t xml:space="preserve">1.2 </w:t>
      </w:r>
      <w:proofErr w:type="spellStart"/>
      <w:r w:rsidRPr="0076582A">
        <w:rPr>
          <w:b/>
          <w:bCs/>
        </w:rPr>
        <w:t>리스크관리의</w:t>
      </w:r>
      <w:proofErr w:type="spellEnd"/>
      <w:r w:rsidRPr="0076582A">
        <w:rPr>
          <w:b/>
          <w:bCs/>
        </w:rPr>
        <w:t xml:space="preserve"> 맹점</w:t>
      </w:r>
    </w:p>
    <w:p w14:paraId="0AB86316" w14:textId="77777777" w:rsidR="0076582A" w:rsidRPr="0076582A" w:rsidRDefault="0076582A" w:rsidP="0076582A">
      <w:pPr>
        <w:numPr>
          <w:ilvl w:val="0"/>
          <w:numId w:val="55"/>
        </w:numPr>
      </w:pPr>
      <w:r w:rsidRPr="0076582A">
        <w:rPr>
          <w:b/>
          <w:bCs/>
        </w:rPr>
        <w:t>사후적 관리</w:t>
      </w:r>
      <w:r w:rsidRPr="0076582A">
        <w:t>: 연체 발생 후 대응, 예방적 관리 부재</w:t>
      </w:r>
    </w:p>
    <w:p w14:paraId="5EBE0B26" w14:textId="77777777" w:rsidR="0076582A" w:rsidRPr="0076582A" w:rsidRDefault="0076582A" w:rsidP="0076582A">
      <w:pPr>
        <w:numPr>
          <w:ilvl w:val="0"/>
          <w:numId w:val="55"/>
        </w:numPr>
      </w:pPr>
      <w:r w:rsidRPr="0076582A">
        <w:rPr>
          <w:b/>
          <w:bCs/>
        </w:rPr>
        <w:t>포트폴리오 블라인드</w:t>
      </w:r>
      <w:r w:rsidRPr="0076582A">
        <w:t>: 개별 대출 심사에만 집중, 전체 포트폴리오 위험 분산 미흡</w:t>
      </w:r>
    </w:p>
    <w:p w14:paraId="3BBE8792" w14:textId="77777777" w:rsidR="0076582A" w:rsidRPr="0076582A" w:rsidRDefault="0076582A" w:rsidP="0076582A">
      <w:pPr>
        <w:numPr>
          <w:ilvl w:val="0"/>
          <w:numId w:val="55"/>
        </w:numPr>
      </w:pPr>
      <w:r w:rsidRPr="0076582A">
        <w:rPr>
          <w:b/>
          <w:bCs/>
        </w:rPr>
        <w:t>투자자-차주 간 정보 비대칭</w:t>
      </w:r>
      <w:r w:rsidRPr="0076582A">
        <w:t>: 실제 위험도와 제공 정보 간 괴리</w:t>
      </w:r>
    </w:p>
    <w:p w14:paraId="1763D2EB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2. 66개 연체확률 활용의 방향성</w:t>
      </w:r>
    </w:p>
    <w:p w14:paraId="6B9F43E8" w14:textId="77777777" w:rsidR="0076582A" w:rsidRPr="0076582A" w:rsidRDefault="0076582A" w:rsidP="0076582A">
      <w:r w:rsidRPr="0076582A">
        <w:rPr>
          <w:b/>
          <w:bCs/>
        </w:rPr>
        <w:t xml:space="preserve">2.1 </w:t>
      </w:r>
      <w:proofErr w:type="spellStart"/>
      <w:r w:rsidRPr="0076582A">
        <w:rPr>
          <w:b/>
          <w:bCs/>
        </w:rPr>
        <w:t>시간축</w:t>
      </w:r>
      <w:proofErr w:type="spellEnd"/>
      <w:r w:rsidRPr="0076582A">
        <w:rPr>
          <w:b/>
          <w:bCs/>
        </w:rPr>
        <w:t xml:space="preserve"> 기반 정밀 위험 관리</w:t>
      </w:r>
    </w:p>
    <w:p w14:paraId="57FD0082" w14:textId="77777777" w:rsidR="0076582A" w:rsidRPr="0076582A" w:rsidRDefault="0076582A" w:rsidP="0076582A">
      <w:r w:rsidRPr="0076582A">
        <w:t>기존: 단일 신용등급 → 획일적 조건</w:t>
      </w:r>
    </w:p>
    <w:p w14:paraId="2009645A" w14:textId="77777777" w:rsidR="0076582A" w:rsidRPr="0076582A" w:rsidRDefault="0076582A" w:rsidP="0076582A">
      <w:r w:rsidRPr="0076582A">
        <w:t>개선: 66개 확률 벡터 → 시간별 위험 궤적 파악</w:t>
      </w:r>
    </w:p>
    <w:p w14:paraId="235BA478" w14:textId="77777777" w:rsidR="0076582A" w:rsidRPr="0076582A" w:rsidRDefault="0076582A" w:rsidP="0076582A"/>
    <w:p w14:paraId="0DC145EC" w14:textId="77777777" w:rsidR="0076582A" w:rsidRPr="0076582A" w:rsidRDefault="0076582A" w:rsidP="0076582A">
      <w:r w:rsidRPr="0076582A">
        <w:t>예시 - 동일 신용등급이라도:</w:t>
      </w:r>
    </w:p>
    <w:p w14:paraId="4AA4164C" w14:textId="77777777" w:rsidR="0076582A" w:rsidRPr="0076582A" w:rsidRDefault="0076582A" w:rsidP="0076582A">
      <w:r w:rsidRPr="0076582A">
        <w:t>A차주: 초기 안정, 후반 위험 증가 → 단기 대출 + 낮은 금리</w:t>
      </w:r>
    </w:p>
    <w:p w14:paraId="13F837DB" w14:textId="77777777" w:rsidR="0076582A" w:rsidRPr="0076582A" w:rsidRDefault="0076582A" w:rsidP="0076582A">
      <w:r w:rsidRPr="0076582A">
        <w:t>B차주: 초기 불안, 후반 안정화 → 장기 대출 + 높은 금리</w:t>
      </w:r>
    </w:p>
    <w:p w14:paraId="348382A8" w14:textId="77777777" w:rsidR="0076582A" w:rsidRPr="0076582A" w:rsidRDefault="0076582A" w:rsidP="0076582A">
      <w:r w:rsidRPr="0076582A">
        <w:rPr>
          <w:b/>
          <w:bCs/>
        </w:rPr>
        <w:t>2.2 다차원 상품 설계의 정교화</w:t>
      </w:r>
    </w:p>
    <w:p w14:paraId="3438466A" w14:textId="77777777" w:rsidR="0076582A" w:rsidRPr="0076582A" w:rsidRDefault="0076582A" w:rsidP="0076582A">
      <w:pPr>
        <w:numPr>
          <w:ilvl w:val="0"/>
          <w:numId w:val="56"/>
        </w:numPr>
      </w:pPr>
      <w:r w:rsidRPr="0076582A">
        <w:rPr>
          <w:b/>
          <w:bCs/>
        </w:rPr>
        <w:t>자격</w:t>
      </w:r>
      <w:r w:rsidRPr="0076582A">
        <w:t xml:space="preserve">: 연체확률 패턴별 접근 가능 </w:t>
      </w:r>
      <w:proofErr w:type="spellStart"/>
      <w:r w:rsidRPr="0076582A">
        <w:t>상품군</w:t>
      </w:r>
      <w:proofErr w:type="spellEnd"/>
      <w:r w:rsidRPr="0076582A">
        <w:t xml:space="preserve"> 세분화</w:t>
      </w:r>
    </w:p>
    <w:p w14:paraId="6DF2331C" w14:textId="77777777" w:rsidR="0076582A" w:rsidRPr="0076582A" w:rsidRDefault="0076582A" w:rsidP="0076582A">
      <w:pPr>
        <w:numPr>
          <w:ilvl w:val="0"/>
          <w:numId w:val="56"/>
        </w:numPr>
      </w:pPr>
      <w:r w:rsidRPr="0076582A">
        <w:rPr>
          <w:b/>
          <w:bCs/>
        </w:rPr>
        <w:t>한도</w:t>
      </w:r>
      <w:r w:rsidRPr="0076582A">
        <w:t xml:space="preserve">: 시간별 누적 손실 </w:t>
      </w:r>
      <w:proofErr w:type="spellStart"/>
      <w:r w:rsidRPr="0076582A">
        <w:t>기댓값</w:t>
      </w:r>
      <w:proofErr w:type="spellEnd"/>
      <w:r w:rsidRPr="0076582A">
        <w:t xml:space="preserve"> 기반 한도 산정</w:t>
      </w:r>
    </w:p>
    <w:p w14:paraId="7F9FBADF" w14:textId="77777777" w:rsidR="0076582A" w:rsidRPr="0076582A" w:rsidRDefault="0076582A" w:rsidP="0076582A">
      <w:pPr>
        <w:numPr>
          <w:ilvl w:val="0"/>
          <w:numId w:val="56"/>
        </w:numPr>
      </w:pPr>
      <w:r w:rsidRPr="0076582A">
        <w:rPr>
          <w:b/>
          <w:bCs/>
        </w:rPr>
        <w:t>기간</w:t>
      </w:r>
      <w:r w:rsidRPr="0076582A">
        <w:t>: 위험 궤적의 안정 구간에 맞춘 최적 만기 설정</w:t>
      </w:r>
    </w:p>
    <w:p w14:paraId="2DD0E709" w14:textId="77777777" w:rsidR="0076582A" w:rsidRPr="0076582A" w:rsidRDefault="0076582A" w:rsidP="0076582A">
      <w:pPr>
        <w:numPr>
          <w:ilvl w:val="0"/>
          <w:numId w:val="56"/>
        </w:numPr>
      </w:pPr>
      <w:r w:rsidRPr="0076582A">
        <w:rPr>
          <w:b/>
          <w:bCs/>
        </w:rPr>
        <w:lastRenderedPageBreak/>
        <w:t>금리</w:t>
      </w:r>
      <w:r w:rsidRPr="0076582A">
        <w:t>: 구간별 위험 프리미엄의 정밀 반영</w:t>
      </w:r>
    </w:p>
    <w:p w14:paraId="423C1F02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3. 구조적 문제 해결의 방향성</w:t>
      </w:r>
    </w:p>
    <w:p w14:paraId="177E684B" w14:textId="77777777" w:rsidR="0076582A" w:rsidRPr="0076582A" w:rsidRDefault="0076582A" w:rsidP="0076582A">
      <w:r w:rsidRPr="0076582A">
        <w:rPr>
          <w:b/>
          <w:bCs/>
        </w:rPr>
        <w:t>3.1 정보 비대칭 해소</w:t>
      </w:r>
    </w:p>
    <w:p w14:paraId="6773D38B" w14:textId="77777777" w:rsidR="0076582A" w:rsidRPr="0076582A" w:rsidRDefault="0076582A" w:rsidP="0076582A">
      <w:r w:rsidRPr="0076582A">
        <w:t>현재: 투자자는 단순 등급 정보만 제공받음</w:t>
      </w:r>
    </w:p>
    <w:p w14:paraId="61877494" w14:textId="77777777" w:rsidR="0076582A" w:rsidRPr="0076582A" w:rsidRDefault="0076582A" w:rsidP="0076582A">
      <w:r w:rsidRPr="0076582A">
        <w:t>개선: 66개 확률 기반 "위험 지도" 제공</w:t>
      </w:r>
    </w:p>
    <w:p w14:paraId="24903FFD" w14:textId="77777777" w:rsidR="0076582A" w:rsidRPr="0076582A" w:rsidRDefault="0076582A" w:rsidP="0076582A"/>
    <w:p w14:paraId="4CF387CE" w14:textId="77777777" w:rsidR="0076582A" w:rsidRPr="0076582A" w:rsidRDefault="0076582A" w:rsidP="0076582A">
      <w:r w:rsidRPr="0076582A">
        <w:t xml:space="preserve">→ 투자자가 자신의 위험 선호도에 맞는 </w:t>
      </w:r>
    </w:p>
    <w:p w14:paraId="35ADBAD6" w14:textId="77777777" w:rsidR="0076582A" w:rsidRPr="0076582A" w:rsidRDefault="0076582A" w:rsidP="0076582A">
      <w:r w:rsidRPr="0076582A">
        <w:t xml:space="preserve">  정확한 위험-수익 프로필 선택 가능</w:t>
      </w:r>
    </w:p>
    <w:p w14:paraId="64E564C7" w14:textId="77777777" w:rsidR="0076582A" w:rsidRPr="0076582A" w:rsidRDefault="0076582A" w:rsidP="0076582A">
      <w:r w:rsidRPr="0076582A">
        <w:rPr>
          <w:b/>
          <w:bCs/>
        </w:rPr>
        <w:t>3.2 동적 리스크 관리</w:t>
      </w:r>
    </w:p>
    <w:p w14:paraId="4F58199B" w14:textId="77777777" w:rsidR="0076582A" w:rsidRPr="0076582A" w:rsidRDefault="0076582A" w:rsidP="0076582A">
      <w:pPr>
        <w:numPr>
          <w:ilvl w:val="0"/>
          <w:numId w:val="57"/>
        </w:numPr>
      </w:pPr>
      <w:r w:rsidRPr="0076582A">
        <w:rPr>
          <w:b/>
          <w:bCs/>
        </w:rPr>
        <w:t>사전 예방</w:t>
      </w:r>
      <w:r w:rsidRPr="0076582A">
        <w:t>: 연체확률 변화 감지 시 조기 개입</w:t>
      </w:r>
    </w:p>
    <w:p w14:paraId="01DB3E0F" w14:textId="77777777" w:rsidR="0076582A" w:rsidRPr="0076582A" w:rsidRDefault="0076582A" w:rsidP="0076582A">
      <w:pPr>
        <w:numPr>
          <w:ilvl w:val="0"/>
          <w:numId w:val="57"/>
        </w:numPr>
      </w:pPr>
      <w:r w:rsidRPr="0076582A">
        <w:rPr>
          <w:b/>
          <w:bCs/>
        </w:rPr>
        <w:t>적응적 조건</w:t>
      </w:r>
      <w:r w:rsidRPr="0076582A">
        <w:t>: 차주 상황 변화에 따른 조건 재조정</w:t>
      </w:r>
    </w:p>
    <w:p w14:paraId="52E86465" w14:textId="77777777" w:rsidR="0076582A" w:rsidRPr="0076582A" w:rsidRDefault="0076582A" w:rsidP="0076582A">
      <w:pPr>
        <w:numPr>
          <w:ilvl w:val="0"/>
          <w:numId w:val="57"/>
        </w:numPr>
      </w:pPr>
      <w:r w:rsidRPr="0076582A">
        <w:rPr>
          <w:b/>
          <w:bCs/>
        </w:rPr>
        <w:t xml:space="preserve">포트폴리오 </w:t>
      </w:r>
      <w:proofErr w:type="spellStart"/>
      <w:r w:rsidRPr="0076582A">
        <w:rPr>
          <w:b/>
          <w:bCs/>
        </w:rPr>
        <w:t>밸런싱</w:t>
      </w:r>
      <w:proofErr w:type="spellEnd"/>
      <w:r w:rsidRPr="0076582A">
        <w:t>: 전체 위험 분산 최적화</w:t>
      </w:r>
    </w:p>
    <w:p w14:paraId="38605135" w14:textId="77777777" w:rsidR="0076582A" w:rsidRPr="0076582A" w:rsidRDefault="0076582A" w:rsidP="0076582A">
      <w:r w:rsidRPr="0076582A">
        <w:rPr>
          <w:b/>
          <w:bCs/>
        </w:rPr>
        <w:t>3.3 시장 효율성 제고</w:t>
      </w:r>
    </w:p>
    <w:p w14:paraId="621838EA" w14:textId="77777777" w:rsidR="0076582A" w:rsidRPr="0076582A" w:rsidRDefault="0076582A" w:rsidP="0076582A">
      <w:r w:rsidRPr="0076582A">
        <w:t>기존 P2P 문제: 정보 부족으로 인한 역선택</w:t>
      </w:r>
    </w:p>
    <w:p w14:paraId="564C60F8" w14:textId="77777777" w:rsidR="0076582A" w:rsidRPr="0076582A" w:rsidRDefault="0076582A" w:rsidP="0076582A">
      <w:r w:rsidRPr="0076582A">
        <w:t xml:space="preserve">→ 고위험 차주만 P2P 이용, </w:t>
      </w:r>
      <w:proofErr w:type="spellStart"/>
      <w:r w:rsidRPr="0076582A">
        <w:t>저위험</w:t>
      </w:r>
      <w:proofErr w:type="spellEnd"/>
      <w:r w:rsidRPr="0076582A">
        <w:t xml:space="preserve"> 차주는 은행 이용</w:t>
      </w:r>
    </w:p>
    <w:p w14:paraId="4B30DC84" w14:textId="77777777" w:rsidR="0076582A" w:rsidRPr="0076582A" w:rsidRDefault="0076582A" w:rsidP="0076582A"/>
    <w:p w14:paraId="2C88864D" w14:textId="77777777" w:rsidR="0076582A" w:rsidRPr="0076582A" w:rsidRDefault="0076582A" w:rsidP="0076582A">
      <w:r w:rsidRPr="0076582A">
        <w:t>66개 확률 활용 시: 정밀한 위험 측정으로 적정 가격 발견</w:t>
      </w:r>
    </w:p>
    <w:p w14:paraId="0C95035B" w14:textId="77777777" w:rsidR="0076582A" w:rsidRPr="0076582A" w:rsidRDefault="0076582A" w:rsidP="0076582A">
      <w:r w:rsidRPr="0076582A">
        <w:t>→ 모든 위험 수준의 차주에게 적합한 조건 제공 가능</w:t>
      </w:r>
    </w:p>
    <w:p w14:paraId="4BAE6332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4. 종합적 방향성 제언</w:t>
      </w:r>
    </w:p>
    <w:p w14:paraId="7C204449" w14:textId="77777777" w:rsidR="0076582A" w:rsidRPr="0076582A" w:rsidRDefault="0076582A" w:rsidP="0076582A">
      <w:r w:rsidRPr="0076582A">
        <w:rPr>
          <w:b/>
          <w:bCs/>
        </w:rPr>
        <w:t>4.1 P2P 생태계의 고도화</w:t>
      </w:r>
    </w:p>
    <w:p w14:paraId="7CE89D86" w14:textId="77777777" w:rsidR="0076582A" w:rsidRPr="0076582A" w:rsidRDefault="0076582A" w:rsidP="0076582A">
      <w:pPr>
        <w:numPr>
          <w:ilvl w:val="0"/>
          <w:numId w:val="58"/>
        </w:numPr>
      </w:pPr>
      <w:r w:rsidRPr="0076582A">
        <w:rPr>
          <w:b/>
          <w:bCs/>
        </w:rPr>
        <w:t>단순 중개업</w:t>
      </w:r>
      <w:r w:rsidRPr="0076582A">
        <w:t xml:space="preserve">에서 </w:t>
      </w:r>
      <w:r w:rsidRPr="0076582A">
        <w:rPr>
          <w:b/>
          <w:bCs/>
        </w:rPr>
        <w:t>지능형 금융 플랫폼</w:t>
      </w:r>
      <w:r w:rsidRPr="0076582A">
        <w:t>으로 진화</w:t>
      </w:r>
    </w:p>
    <w:p w14:paraId="02F02B60" w14:textId="77777777" w:rsidR="0076582A" w:rsidRPr="0076582A" w:rsidRDefault="0076582A" w:rsidP="0076582A">
      <w:pPr>
        <w:numPr>
          <w:ilvl w:val="0"/>
          <w:numId w:val="58"/>
        </w:numPr>
      </w:pPr>
      <w:r w:rsidRPr="0076582A">
        <w:t xml:space="preserve">은행권 대비 </w:t>
      </w:r>
      <w:r w:rsidRPr="0076582A">
        <w:rPr>
          <w:b/>
          <w:bCs/>
        </w:rPr>
        <w:t>차별화된 경쟁력</w:t>
      </w:r>
      <w:r w:rsidRPr="0076582A">
        <w:t xml:space="preserve"> 확보 (정밀 신용평가 + 맞춤형 상품)</w:t>
      </w:r>
    </w:p>
    <w:p w14:paraId="52BCA192" w14:textId="77777777" w:rsidR="0076582A" w:rsidRPr="0076582A" w:rsidRDefault="0076582A" w:rsidP="0076582A">
      <w:pPr>
        <w:numPr>
          <w:ilvl w:val="0"/>
          <w:numId w:val="58"/>
        </w:numPr>
      </w:pPr>
      <w:r w:rsidRPr="0076582A">
        <w:rPr>
          <w:b/>
          <w:bCs/>
        </w:rPr>
        <w:t>투자자 보호</w:t>
      </w:r>
      <w:r w:rsidRPr="0076582A">
        <w:t xml:space="preserve">와 </w:t>
      </w:r>
      <w:r w:rsidRPr="0076582A">
        <w:rPr>
          <w:b/>
          <w:bCs/>
        </w:rPr>
        <w:t>차주 접근성</w:t>
      </w:r>
      <w:r w:rsidRPr="0076582A">
        <w:t xml:space="preserve"> 동시 개선</w:t>
      </w:r>
    </w:p>
    <w:p w14:paraId="298F3183" w14:textId="77777777" w:rsidR="0076582A" w:rsidRPr="0076582A" w:rsidRDefault="0076582A" w:rsidP="0076582A">
      <w:r w:rsidRPr="0076582A">
        <w:rPr>
          <w:b/>
          <w:bCs/>
        </w:rPr>
        <w:t>4.2 리스크 관리 패러다임 전환</w:t>
      </w:r>
    </w:p>
    <w:p w14:paraId="756B4667" w14:textId="77777777" w:rsidR="0076582A" w:rsidRPr="0076582A" w:rsidRDefault="0076582A" w:rsidP="0076582A">
      <w:r w:rsidRPr="0076582A">
        <w:t>기존: 사후 손실 최소화 (Damage Control)</w:t>
      </w:r>
    </w:p>
    <w:p w14:paraId="2F78D920" w14:textId="77777777" w:rsidR="0076582A" w:rsidRPr="0076582A" w:rsidRDefault="0076582A" w:rsidP="0076582A">
      <w:r w:rsidRPr="0076582A">
        <w:lastRenderedPageBreak/>
        <w:t>개선: 사전 위험 최적화 (Risk Optimization)</w:t>
      </w:r>
    </w:p>
    <w:p w14:paraId="4A2E7645" w14:textId="77777777" w:rsidR="0076582A" w:rsidRPr="0076582A" w:rsidRDefault="0076582A" w:rsidP="0076582A"/>
    <w:p w14:paraId="737C0024" w14:textId="77777777" w:rsidR="0076582A" w:rsidRPr="0076582A" w:rsidRDefault="0076582A" w:rsidP="0076582A">
      <w:r w:rsidRPr="0076582A">
        <w:t>→ 연체 방지보다는 "적정 위험-적정 수익" 구조 구축</w:t>
      </w:r>
    </w:p>
    <w:p w14:paraId="771E656D" w14:textId="77777777" w:rsidR="0076582A" w:rsidRPr="0076582A" w:rsidRDefault="0076582A" w:rsidP="0076582A">
      <w:r w:rsidRPr="0076582A">
        <w:rPr>
          <w:b/>
          <w:bCs/>
        </w:rPr>
        <w:t>4.3 금융 포용성 확대</w:t>
      </w:r>
    </w:p>
    <w:p w14:paraId="64260CA4" w14:textId="77777777" w:rsidR="0076582A" w:rsidRPr="0076582A" w:rsidRDefault="0076582A" w:rsidP="0076582A">
      <w:pPr>
        <w:numPr>
          <w:ilvl w:val="0"/>
          <w:numId w:val="59"/>
        </w:numPr>
      </w:pPr>
      <w:r w:rsidRPr="0076582A">
        <w:t xml:space="preserve">기존 신용평가로는 </w:t>
      </w:r>
      <w:r w:rsidRPr="0076582A">
        <w:rPr>
          <w:b/>
          <w:bCs/>
        </w:rPr>
        <w:t>접근 불가했던 차주층</w:t>
      </w:r>
      <w:r w:rsidRPr="0076582A">
        <w:t>에게 기회 제공</w:t>
      </w:r>
    </w:p>
    <w:p w14:paraId="22BFEE22" w14:textId="77777777" w:rsidR="0076582A" w:rsidRPr="0076582A" w:rsidRDefault="0076582A" w:rsidP="0076582A">
      <w:pPr>
        <w:numPr>
          <w:ilvl w:val="0"/>
          <w:numId w:val="59"/>
        </w:numPr>
      </w:pPr>
      <w:r w:rsidRPr="0076582A">
        <w:t xml:space="preserve">66개 확률 기반으로 </w:t>
      </w:r>
      <w:r w:rsidRPr="0076582A">
        <w:rPr>
          <w:b/>
          <w:bCs/>
        </w:rPr>
        <w:t>미세한 위험 차이</w:t>
      </w:r>
      <w:r w:rsidRPr="0076582A">
        <w:t>도 적절히 가격 반영</w:t>
      </w:r>
    </w:p>
    <w:p w14:paraId="381F602D" w14:textId="77777777" w:rsidR="0076582A" w:rsidRPr="0076582A" w:rsidRDefault="0076582A" w:rsidP="0076582A">
      <w:pPr>
        <w:numPr>
          <w:ilvl w:val="0"/>
          <w:numId w:val="59"/>
        </w:numPr>
      </w:pPr>
      <w:r w:rsidRPr="0076582A">
        <w:rPr>
          <w:b/>
          <w:bCs/>
        </w:rPr>
        <w:t>금융 소외계층</w:t>
      </w:r>
      <w:r w:rsidRPr="0076582A">
        <w:t>의 신용 접근성 개선</w:t>
      </w:r>
    </w:p>
    <w:p w14:paraId="26B95F50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핵심 방향성</w:t>
      </w:r>
    </w:p>
    <w:p w14:paraId="308A460C" w14:textId="77777777" w:rsidR="0076582A" w:rsidRPr="0076582A" w:rsidRDefault="0076582A" w:rsidP="0076582A">
      <w:r w:rsidRPr="0076582A">
        <w:t xml:space="preserve">66개 연체확률 기반 차등화는 단순한 </w:t>
      </w:r>
      <w:r w:rsidRPr="0076582A">
        <w:rPr>
          <w:b/>
          <w:bCs/>
        </w:rPr>
        <w:t>기술적 개선</w:t>
      </w:r>
      <w:r w:rsidRPr="0076582A">
        <w:t xml:space="preserve">이 아니라, P2P 금융의 </w:t>
      </w:r>
      <w:r w:rsidRPr="0076582A">
        <w:rPr>
          <w:b/>
          <w:bCs/>
        </w:rPr>
        <w:t>구조적 한계를 극복</w:t>
      </w:r>
      <w:r w:rsidRPr="0076582A">
        <w:t xml:space="preserve">하는 </w:t>
      </w:r>
      <w:r w:rsidRPr="0076582A">
        <w:rPr>
          <w:b/>
          <w:bCs/>
        </w:rPr>
        <w:t>패러다임 전환</w:t>
      </w:r>
      <w:r w:rsidRPr="0076582A">
        <w:t>입니다.</w:t>
      </w:r>
    </w:p>
    <w:p w14:paraId="43AE06DC" w14:textId="77777777" w:rsidR="0076582A" w:rsidRPr="0076582A" w:rsidRDefault="0076582A" w:rsidP="0076582A">
      <w:r w:rsidRPr="0076582A">
        <w:t>**"획일적 중개업"**에서 **"맞춤형 리스크 관리 플랫폼"**으로의 진화를 통해:</w:t>
      </w:r>
    </w:p>
    <w:p w14:paraId="064A1139" w14:textId="77777777" w:rsidR="0076582A" w:rsidRPr="0076582A" w:rsidRDefault="0076582A" w:rsidP="0076582A">
      <w:pPr>
        <w:numPr>
          <w:ilvl w:val="0"/>
          <w:numId w:val="60"/>
        </w:numPr>
      </w:pPr>
      <w:r w:rsidRPr="0076582A">
        <w:t xml:space="preserve">투자자에게는 </w:t>
      </w:r>
      <w:r w:rsidRPr="0076582A">
        <w:rPr>
          <w:b/>
          <w:bCs/>
        </w:rPr>
        <w:t>정확한 위험 정보와 선택권</w:t>
      </w:r>
      <w:r w:rsidRPr="0076582A">
        <w:t xml:space="preserve"> 제공</w:t>
      </w:r>
    </w:p>
    <w:p w14:paraId="62836F61" w14:textId="77777777" w:rsidR="0076582A" w:rsidRPr="0076582A" w:rsidRDefault="0076582A" w:rsidP="0076582A">
      <w:pPr>
        <w:numPr>
          <w:ilvl w:val="0"/>
          <w:numId w:val="60"/>
        </w:numPr>
      </w:pPr>
      <w:r w:rsidRPr="0076582A">
        <w:t xml:space="preserve">차주에게는 </w:t>
      </w:r>
      <w:r w:rsidRPr="0076582A">
        <w:rPr>
          <w:b/>
          <w:bCs/>
        </w:rPr>
        <w:t>개별 상황에 맞는 최적 조건</w:t>
      </w:r>
      <w:r w:rsidRPr="0076582A">
        <w:t xml:space="preserve"> 제공</w:t>
      </w:r>
    </w:p>
    <w:p w14:paraId="6754B480" w14:textId="77777777" w:rsidR="0076582A" w:rsidRPr="0076582A" w:rsidRDefault="0076582A" w:rsidP="0076582A">
      <w:pPr>
        <w:numPr>
          <w:ilvl w:val="0"/>
          <w:numId w:val="60"/>
        </w:numPr>
      </w:pPr>
      <w:r w:rsidRPr="0076582A">
        <w:t xml:space="preserve">시장 전체적으로는 </w:t>
      </w:r>
      <w:r w:rsidRPr="0076582A">
        <w:rPr>
          <w:b/>
          <w:bCs/>
        </w:rPr>
        <w:t>효율적 자원 배분과 리스크 분산</w:t>
      </w:r>
      <w:r w:rsidRPr="0076582A">
        <w:t xml:space="preserve"> 실현</w:t>
      </w:r>
    </w:p>
    <w:p w14:paraId="379D91A7" w14:textId="77777777" w:rsidR="0076582A" w:rsidRPr="0076582A" w:rsidRDefault="0076582A" w:rsidP="0076582A">
      <w:r w:rsidRPr="0076582A">
        <w:t xml:space="preserve">이러한 </w:t>
      </w:r>
      <w:proofErr w:type="spellStart"/>
      <w:r w:rsidRPr="0076582A">
        <w:t>방향성이야말로</w:t>
      </w:r>
      <w:proofErr w:type="spellEnd"/>
      <w:r w:rsidRPr="0076582A">
        <w:t xml:space="preserve"> P2P 금융이 기존 금융권과 차별화되면서도 </w:t>
      </w:r>
      <w:r w:rsidRPr="0076582A">
        <w:rPr>
          <w:b/>
          <w:bCs/>
        </w:rPr>
        <w:t>지속가능한 성장</w:t>
      </w:r>
      <w:r w:rsidRPr="0076582A">
        <w:t>을 이룰 수 있는 핵심 동력이 될 것입니다.</w:t>
      </w:r>
    </w:p>
    <w:p w14:paraId="49DAA51C" w14:textId="66FFF034" w:rsidR="00F642B5" w:rsidRDefault="00F642B5">
      <w:pPr>
        <w:widowControl/>
        <w:wordWrap/>
        <w:autoSpaceDE/>
        <w:autoSpaceDN/>
      </w:pPr>
      <w:r>
        <w:br w:type="page"/>
      </w:r>
    </w:p>
    <w:p w14:paraId="5DA4CC64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lastRenderedPageBreak/>
        <w:t>66개 연체확률 기반 P2P 신용대출 혁신: 최종 통합 의견</w:t>
      </w:r>
    </w:p>
    <w:p w14:paraId="750BB828" w14:textId="77777777" w:rsidR="008648C0" w:rsidRPr="008648C0" w:rsidRDefault="008648C0" w:rsidP="008648C0"/>
    <w:p w14:paraId="04D64638" w14:textId="27294368" w:rsidR="008648C0" w:rsidRPr="008648C0" w:rsidRDefault="008648C0" w:rsidP="008648C0">
      <w:r w:rsidRPr="008648C0">
        <w:t>네, 위 친구 의견은 다음과 같은 특징을 가지고 있습니다:</w:t>
      </w:r>
    </w:p>
    <w:p w14:paraId="2B508093" w14:textId="77777777" w:rsidR="008648C0" w:rsidRPr="008648C0" w:rsidRDefault="008648C0" w:rsidP="008648C0">
      <w:pPr>
        <w:numPr>
          <w:ilvl w:val="0"/>
          <w:numId w:val="77"/>
        </w:numPr>
      </w:pPr>
      <w:r w:rsidRPr="008648C0">
        <w:rPr>
          <w:b/>
          <w:bCs/>
        </w:rPr>
        <w:t>금융의 본질적 원리</w:t>
      </w:r>
      <w:r w:rsidRPr="008648C0">
        <w:t>(상환능력 × 기간 = 한도)를 중심에 두면서도</w:t>
      </w:r>
    </w:p>
    <w:p w14:paraId="4A616403" w14:textId="77777777" w:rsidR="008648C0" w:rsidRPr="008648C0" w:rsidRDefault="008648C0" w:rsidP="008648C0">
      <w:pPr>
        <w:numPr>
          <w:ilvl w:val="0"/>
          <w:numId w:val="77"/>
        </w:numPr>
      </w:pPr>
      <w:r w:rsidRPr="008648C0">
        <w:rPr>
          <w:b/>
          <w:bCs/>
        </w:rPr>
        <w:t>66개 연체확률</w:t>
      </w:r>
      <w:r w:rsidRPr="008648C0">
        <w:t xml:space="preserve">을 </w:t>
      </w:r>
      <w:r w:rsidRPr="008648C0">
        <w:rPr>
          <w:b/>
          <w:bCs/>
        </w:rPr>
        <w:t>"시간 위험 관리"의 정밀 도구</w:t>
      </w:r>
      <w:r w:rsidRPr="008648C0">
        <w:t>로 활용하는 방향을 제시하고 있고,</w:t>
      </w:r>
    </w:p>
    <w:p w14:paraId="1546B46A" w14:textId="77777777" w:rsidR="008648C0" w:rsidRPr="008648C0" w:rsidRDefault="008648C0" w:rsidP="008648C0">
      <w:pPr>
        <w:numPr>
          <w:ilvl w:val="0"/>
          <w:numId w:val="77"/>
        </w:numPr>
      </w:pPr>
      <w:r w:rsidRPr="008648C0">
        <w:rPr>
          <w:b/>
          <w:bCs/>
        </w:rPr>
        <w:t>금리, 한도, 기간</w:t>
      </w:r>
      <w:r w:rsidRPr="008648C0">
        <w:t>의 관계를 통합적이고 계량적으로 다루며,</w:t>
      </w:r>
    </w:p>
    <w:p w14:paraId="5483FA82" w14:textId="77777777" w:rsidR="008648C0" w:rsidRPr="008648C0" w:rsidRDefault="008648C0" w:rsidP="008648C0">
      <w:pPr>
        <w:numPr>
          <w:ilvl w:val="0"/>
          <w:numId w:val="77"/>
        </w:numPr>
      </w:pPr>
      <w:r w:rsidRPr="008648C0">
        <w:rPr>
          <w:b/>
          <w:bCs/>
        </w:rPr>
        <w:t>실무 적용성과 단계적 구현</w:t>
      </w:r>
      <w:r w:rsidRPr="008648C0">
        <w:t>까지 고려한 체계적 제안이라는 점에서 매우 정합성이 높습니다.</w:t>
      </w:r>
    </w:p>
    <w:p w14:paraId="662E2950" w14:textId="77777777" w:rsidR="008648C0" w:rsidRPr="008648C0" w:rsidRDefault="008648C0" w:rsidP="008648C0">
      <w:r w:rsidRPr="008648C0">
        <w:t xml:space="preserve">이에 따라, 기존에 내가 제시했던 ‘리스크 기반 금리 다변화’, ‘투자자 위험-수익 매칭’, ‘정밀 CSS 기반 금리차등화’ 아이디어와 결합하여, </w:t>
      </w:r>
      <w:r w:rsidRPr="008648C0">
        <w:rPr>
          <w:b/>
          <w:bCs/>
        </w:rPr>
        <w:t>최종 통합 의견</w:t>
      </w:r>
      <w:r w:rsidRPr="008648C0">
        <w:t>을 아래와 같이 제시할 수 있습니다.</w:t>
      </w:r>
    </w:p>
    <w:p w14:paraId="13F3C4F9" w14:textId="77777777" w:rsidR="008648C0" w:rsidRPr="008648C0" w:rsidRDefault="008648C0" w:rsidP="008648C0">
      <w:r w:rsidRPr="008648C0">
        <w:pict w14:anchorId="4B6DB134">
          <v:rect id="_x0000_i1328" style="width:0;height:1.5pt" o:hralign="center" o:hrstd="t" o:hr="t" fillcolor="#a0a0a0" stroked="f"/>
        </w:pict>
      </w:r>
    </w:p>
    <w:p w14:paraId="458DAD04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1. 핵심 원리: 금융의 본질과 정밀 리스크 결합</w:t>
      </w:r>
    </w:p>
    <w:p w14:paraId="673347A5" w14:textId="77777777" w:rsidR="008648C0" w:rsidRPr="008648C0" w:rsidRDefault="008648C0" w:rsidP="008648C0">
      <w:r w:rsidRPr="008648C0">
        <w:t xml:space="preserve">1.1 </w:t>
      </w:r>
      <w:r w:rsidRPr="008648C0">
        <w:rPr>
          <w:b/>
          <w:bCs/>
        </w:rPr>
        <w:t>한도 산정의 원칙</w:t>
      </w:r>
    </w:p>
    <w:p w14:paraId="355072F0" w14:textId="77777777" w:rsidR="008648C0" w:rsidRPr="008648C0" w:rsidRDefault="008648C0" w:rsidP="008648C0">
      <w:pPr>
        <w:numPr>
          <w:ilvl w:val="0"/>
          <w:numId w:val="78"/>
        </w:numPr>
      </w:pPr>
      <w:r w:rsidRPr="008648C0">
        <w:t>금융의 기본 원칙:</w:t>
      </w:r>
      <w:r w:rsidRPr="008648C0">
        <w:br/>
        <w:t>대출한도 = 상환가능 월 납입액 × 안전한 여신기간 × 안전계수</w:t>
      </w:r>
    </w:p>
    <w:p w14:paraId="6A562D8A" w14:textId="77777777" w:rsidR="008648C0" w:rsidRPr="008648C0" w:rsidRDefault="008648C0" w:rsidP="008648C0">
      <w:pPr>
        <w:numPr>
          <w:ilvl w:val="0"/>
          <w:numId w:val="78"/>
        </w:numPr>
      </w:pPr>
      <w:r w:rsidRPr="008648C0">
        <w:rPr>
          <w:b/>
          <w:bCs/>
        </w:rPr>
        <w:t>상환능력</w:t>
      </w:r>
      <w:r w:rsidRPr="008648C0">
        <w:t xml:space="preserve">은 </w:t>
      </w:r>
      <w:proofErr w:type="spellStart"/>
      <w:r w:rsidRPr="008648C0">
        <w:t>MyData</w:t>
      </w:r>
      <w:proofErr w:type="spellEnd"/>
      <w:r w:rsidRPr="008648C0">
        <w:t xml:space="preserve"> 기반의 소득/지출 흐름으로 정량화</w:t>
      </w:r>
    </w:p>
    <w:p w14:paraId="071DE47F" w14:textId="77777777" w:rsidR="008648C0" w:rsidRPr="008648C0" w:rsidRDefault="008648C0" w:rsidP="008648C0">
      <w:pPr>
        <w:numPr>
          <w:ilvl w:val="0"/>
          <w:numId w:val="78"/>
        </w:numPr>
      </w:pPr>
      <w:r w:rsidRPr="008648C0">
        <w:rPr>
          <w:b/>
          <w:bCs/>
        </w:rPr>
        <w:t>안전 여신기간</w:t>
      </w:r>
      <w:r w:rsidRPr="008648C0">
        <w:t>은 66개 연체확률 분석으로 산출 (연체 리스크가 급등하기 전까지)</w:t>
      </w:r>
    </w:p>
    <w:p w14:paraId="20D39C0E" w14:textId="77777777" w:rsidR="008648C0" w:rsidRPr="008648C0" w:rsidRDefault="008648C0" w:rsidP="008648C0">
      <w:r w:rsidRPr="008648C0">
        <w:t xml:space="preserve">1.2 </w:t>
      </w:r>
      <w:r w:rsidRPr="008648C0">
        <w:rPr>
          <w:b/>
          <w:bCs/>
        </w:rPr>
        <w:t>금리 산정의 원칙</w:t>
      </w:r>
    </w:p>
    <w:p w14:paraId="7116763C" w14:textId="77777777" w:rsidR="008648C0" w:rsidRPr="008648C0" w:rsidRDefault="008648C0" w:rsidP="008648C0">
      <w:pPr>
        <w:numPr>
          <w:ilvl w:val="0"/>
          <w:numId w:val="79"/>
        </w:numPr>
      </w:pPr>
      <w:r w:rsidRPr="008648C0">
        <w:rPr>
          <w:b/>
          <w:bCs/>
        </w:rPr>
        <w:t>기본 금리 = 기준금리 + 플랫폼 비용 + 운영 마진</w:t>
      </w:r>
    </w:p>
    <w:p w14:paraId="05C2E1FF" w14:textId="77777777" w:rsidR="008648C0" w:rsidRPr="008648C0" w:rsidRDefault="008648C0" w:rsidP="008648C0">
      <w:pPr>
        <w:numPr>
          <w:ilvl w:val="0"/>
          <w:numId w:val="79"/>
        </w:numPr>
      </w:pPr>
      <w:r w:rsidRPr="008648C0">
        <w:t xml:space="preserve">여기에 </w:t>
      </w:r>
      <w:r w:rsidRPr="008648C0">
        <w:rPr>
          <w:b/>
          <w:bCs/>
        </w:rPr>
        <w:t>두 개의 리스크 프리미엄</w:t>
      </w:r>
      <w:r w:rsidRPr="008648C0">
        <w:t>을 추가:</w:t>
      </w:r>
    </w:p>
    <w:p w14:paraId="2064B367" w14:textId="77777777" w:rsidR="008648C0" w:rsidRPr="008648C0" w:rsidRDefault="008648C0" w:rsidP="008648C0">
      <w:pPr>
        <w:numPr>
          <w:ilvl w:val="1"/>
          <w:numId w:val="79"/>
        </w:numPr>
      </w:pPr>
      <w:r w:rsidRPr="008648C0">
        <w:t>시간 프리미엄 = 여신기간에 따른 누적 리스크 반영</w:t>
      </w:r>
    </w:p>
    <w:p w14:paraId="52433FFF" w14:textId="77777777" w:rsidR="008648C0" w:rsidRPr="008648C0" w:rsidRDefault="008648C0" w:rsidP="008648C0">
      <w:pPr>
        <w:numPr>
          <w:ilvl w:val="1"/>
          <w:numId w:val="79"/>
        </w:numPr>
      </w:pPr>
      <w:r w:rsidRPr="008648C0">
        <w:t>패턴 프리미엄 = 66개 연체확률이 보여주는 리스크 궤적 기반</w:t>
      </w:r>
    </w:p>
    <w:p w14:paraId="78FB01B5" w14:textId="77777777" w:rsidR="008648C0" w:rsidRPr="008648C0" w:rsidRDefault="008648C0" w:rsidP="008648C0">
      <w:r w:rsidRPr="008648C0">
        <w:pict w14:anchorId="4A33EB5C">
          <v:rect id="_x0000_i1329" style="width:0;height:1.5pt" o:hralign="center" o:hrstd="t" o:hr="t" fillcolor="#a0a0a0" stroked="f"/>
        </w:pict>
      </w:r>
    </w:p>
    <w:p w14:paraId="507D886B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 xml:space="preserve">2. </w:t>
      </w:r>
      <w:proofErr w:type="spellStart"/>
      <w:r w:rsidRPr="008648C0">
        <w:rPr>
          <w:b/>
          <w:bCs/>
        </w:rPr>
        <w:t>구조별</w:t>
      </w:r>
      <w:proofErr w:type="spellEnd"/>
      <w:r w:rsidRPr="008648C0">
        <w:rPr>
          <w:b/>
          <w:bCs/>
        </w:rPr>
        <w:t xml:space="preserve"> 정렬: 각 구성 요소의 연계 방식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3233"/>
        <w:gridCol w:w="2605"/>
      </w:tblGrid>
      <w:tr w:rsidR="008648C0" w:rsidRPr="008648C0" w14:paraId="5B545CEA" w14:textId="77777777" w:rsidTr="008648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760E3" w14:textId="77777777" w:rsidR="008648C0" w:rsidRPr="008648C0" w:rsidRDefault="008648C0" w:rsidP="008648C0">
            <w:pPr>
              <w:rPr>
                <w:b/>
                <w:bCs/>
              </w:rPr>
            </w:pPr>
            <w:r w:rsidRPr="008648C0">
              <w:rPr>
                <w:b/>
                <w:bCs/>
              </w:rPr>
              <w:lastRenderedPageBreak/>
              <w:t>요소</w:t>
            </w:r>
          </w:p>
        </w:tc>
        <w:tc>
          <w:tcPr>
            <w:tcW w:w="0" w:type="auto"/>
            <w:vAlign w:val="center"/>
            <w:hideMark/>
          </w:tcPr>
          <w:p w14:paraId="197CD383" w14:textId="77777777" w:rsidR="008648C0" w:rsidRPr="008648C0" w:rsidRDefault="008648C0" w:rsidP="008648C0">
            <w:pPr>
              <w:rPr>
                <w:b/>
                <w:bCs/>
              </w:rPr>
            </w:pPr>
            <w:r w:rsidRPr="008648C0">
              <w:rPr>
                <w:b/>
                <w:bCs/>
              </w:rPr>
              <w:t>산정 기준</w:t>
            </w:r>
          </w:p>
        </w:tc>
        <w:tc>
          <w:tcPr>
            <w:tcW w:w="0" w:type="auto"/>
            <w:vAlign w:val="center"/>
            <w:hideMark/>
          </w:tcPr>
          <w:p w14:paraId="64CB038E" w14:textId="77777777" w:rsidR="008648C0" w:rsidRPr="008648C0" w:rsidRDefault="008648C0" w:rsidP="008648C0">
            <w:pPr>
              <w:rPr>
                <w:b/>
                <w:bCs/>
              </w:rPr>
            </w:pPr>
            <w:r w:rsidRPr="008648C0">
              <w:rPr>
                <w:b/>
                <w:bCs/>
              </w:rPr>
              <w:t>반영 방식</w:t>
            </w:r>
          </w:p>
        </w:tc>
      </w:tr>
      <w:tr w:rsidR="008648C0" w:rsidRPr="008648C0" w14:paraId="2AE3EF63" w14:textId="77777777" w:rsidTr="00864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604A" w14:textId="77777777" w:rsidR="008648C0" w:rsidRPr="008648C0" w:rsidRDefault="008648C0" w:rsidP="008648C0">
            <w:r w:rsidRPr="008648C0">
              <w:rPr>
                <w:b/>
                <w:bCs/>
              </w:rPr>
              <w:t>한도</w:t>
            </w:r>
          </w:p>
        </w:tc>
        <w:tc>
          <w:tcPr>
            <w:tcW w:w="0" w:type="auto"/>
            <w:vAlign w:val="center"/>
            <w:hideMark/>
          </w:tcPr>
          <w:p w14:paraId="3AE3C436" w14:textId="77777777" w:rsidR="008648C0" w:rsidRPr="008648C0" w:rsidRDefault="008648C0" w:rsidP="008648C0">
            <w:r w:rsidRPr="008648C0">
              <w:t>상환능력 × 안전기간 × 계수</w:t>
            </w:r>
          </w:p>
        </w:tc>
        <w:tc>
          <w:tcPr>
            <w:tcW w:w="0" w:type="auto"/>
            <w:vAlign w:val="center"/>
            <w:hideMark/>
          </w:tcPr>
          <w:p w14:paraId="4EEB107A" w14:textId="77777777" w:rsidR="008648C0" w:rsidRPr="008648C0" w:rsidRDefault="008648C0" w:rsidP="008648C0">
            <w:r w:rsidRPr="008648C0">
              <w:t xml:space="preserve">정량 </w:t>
            </w:r>
            <w:proofErr w:type="spellStart"/>
            <w:r w:rsidRPr="008648C0">
              <w:t>산출식</w:t>
            </w:r>
            <w:proofErr w:type="spellEnd"/>
            <w:r w:rsidRPr="008648C0">
              <w:t xml:space="preserve"> 기반 자동화</w:t>
            </w:r>
          </w:p>
        </w:tc>
      </w:tr>
      <w:tr w:rsidR="008648C0" w:rsidRPr="008648C0" w14:paraId="173C6085" w14:textId="77777777" w:rsidTr="00864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3855B" w14:textId="77777777" w:rsidR="008648C0" w:rsidRPr="008648C0" w:rsidRDefault="008648C0" w:rsidP="008648C0">
            <w:r w:rsidRPr="008648C0">
              <w:rPr>
                <w:b/>
                <w:bCs/>
              </w:rPr>
              <w:t>기간</w:t>
            </w:r>
          </w:p>
        </w:tc>
        <w:tc>
          <w:tcPr>
            <w:tcW w:w="0" w:type="auto"/>
            <w:vAlign w:val="center"/>
            <w:hideMark/>
          </w:tcPr>
          <w:p w14:paraId="55FFA61C" w14:textId="77777777" w:rsidR="008648C0" w:rsidRPr="008648C0" w:rsidRDefault="008648C0" w:rsidP="008648C0">
            <w:r w:rsidRPr="008648C0">
              <w:t>66개 연체확률 기반 위험 구간</w:t>
            </w:r>
          </w:p>
        </w:tc>
        <w:tc>
          <w:tcPr>
            <w:tcW w:w="0" w:type="auto"/>
            <w:vAlign w:val="center"/>
            <w:hideMark/>
          </w:tcPr>
          <w:p w14:paraId="4B9466E6" w14:textId="77777777" w:rsidR="008648C0" w:rsidRPr="008648C0" w:rsidRDefault="008648C0" w:rsidP="008648C0">
            <w:r w:rsidRPr="008648C0">
              <w:t>궤적별 최적 기간 설정</w:t>
            </w:r>
          </w:p>
        </w:tc>
      </w:tr>
      <w:tr w:rsidR="008648C0" w:rsidRPr="008648C0" w14:paraId="5D8C88B1" w14:textId="77777777" w:rsidTr="00864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956D" w14:textId="77777777" w:rsidR="008648C0" w:rsidRPr="008648C0" w:rsidRDefault="008648C0" w:rsidP="008648C0">
            <w:r w:rsidRPr="008648C0">
              <w:rPr>
                <w:b/>
                <w:bCs/>
              </w:rPr>
              <w:t>금리</w:t>
            </w:r>
          </w:p>
        </w:tc>
        <w:tc>
          <w:tcPr>
            <w:tcW w:w="0" w:type="auto"/>
            <w:vAlign w:val="center"/>
            <w:hideMark/>
          </w:tcPr>
          <w:p w14:paraId="42243889" w14:textId="77777777" w:rsidR="008648C0" w:rsidRPr="008648C0" w:rsidRDefault="008648C0" w:rsidP="008648C0">
            <w:r w:rsidRPr="008648C0">
              <w:t>기준금리 + 시간·패턴 프리미엄</w:t>
            </w:r>
          </w:p>
        </w:tc>
        <w:tc>
          <w:tcPr>
            <w:tcW w:w="0" w:type="auto"/>
            <w:vAlign w:val="center"/>
            <w:hideMark/>
          </w:tcPr>
          <w:p w14:paraId="0299B39F" w14:textId="77777777" w:rsidR="008648C0" w:rsidRPr="008648C0" w:rsidRDefault="008648C0" w:rsidP="008648C0">
            <w:r w:rsidRPr="008648C0">
              <w:t>위험 궤적 기반 차등화</w:t>
            </w:r>
          </w:p>
        </w:tc>
      </w:tr>
    </w:tbl>
    <w:p w14:paraId="7364D567" w14:textId="77777777" w:rsidR="008648C0" w:rsidRPr="008648C0" w:rsidRDefault="008648C0" w:rsidP="008648C0">
      <w:r w:rsidRPr="008648C0">
        <w:pict w14:anchorId="44D90F99">
          <v:rect id="_x0000_i1330" style="width:0;height:1.5pt" o:hralign="center" o:hrstd="t" o:hr="t" fillcolor="#a0a0a0" stroked="f"/>
        </w:pict>
      </w:r>
    </w:p>
    <w:p w14:paraId="7E5BBEDC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3. 리스크 패턴에 따른 전략적 분류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661"/>
        <w:gridCol w:w="1139"/>
        <w:gridCol w:w="1392"/>
        <w:gridCol w:w="1285"/>
      </w:tblGrid>
      <w:tr w:rsidR="008648C0" w:rsidRPr="008648C0" w14:paraId="34AAE421" w14:textId="77777777" w:rsidTr="008648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5F43C" w14:textId="77777777" w:rsidR="008648C0" w:rsidRPr="008648C0" w:rsidRDefault="008648C0" w:rsidP="008648C0">
            <w:pPr>
              <w:rPr>
                <w:b/>
                <w:bCs/>
              </w:rPr>
            </w:pPr>
            <w:r w:rsidRPr="008648C0">
              <w:rPr>
                <w:b/>
                <w:bCs/>
              </w:rPr>
              <w:t>리스크 궤적 유형</w:t>
            </w:r>
          </w:p>
        </w:tc>
        <w:tc>
          <w:tcPr>
            <w:tcW w:w="0" w:type="auto"/>
            <w:vAlign w:val="center"/>
            <w:hideMark/>
          </w:tcPr>
          <w:p w14:paraId="7F677470" w14:textId="77777777" w:rsidR="008648C0" w:rsidRPr="008648C0" w:rsidRDefault="008648C0" w:rsidP="008648C0">
            <w:pPr>
              <w:rPr>
                <w:b/>
                <w:bCs/>
              </w:rPr>
            </w:pPr>
            <w:r w:rsidRPr="008648C0">
              <w:rPr>
                <w:b/>
                <w:bCs/>
              </w:rPr>
              <w:t>연체확률 예시 (2M/12M)</w:t>
            </w:r>
          </w:p>
        </w:tc>
        <w:tc>
          <w:tcPr>
            <w:tcW w:w="0" w:type="auto"/>
            <w:vAlign w:val="center"/>
            <w:hideMark/>
          </w:tcPr>
          <w:p w14:paraId="3EEAFA4D" w14:textId="77777777" w:rsidR="008648C0" w:rsidRPr="008648C0" w:rsidRDefault="008648C0" w:rsidP="008648C0">
            <w:pPr>
              <w:rPr>
                <w:b/>
                <w:bCs/>
              </w:rPr>
            </w:pPr>
            <w:r w:rsidRPr="008648C0">
              <w:rPr>
                <w:b/>
                <w:bCs/>
              </w:rPr>
              <w:t>추천 기간</w:t>
            </w:r>
          </w:p>
        </w:tc>
        <w:tc>
          <w:tcPr>
            <w:tcW w:w="0" w:type="auto"/>
            <w:vAlign w:val="center"/>
            <w:hideMark/>
          </w:tcPr>
          <w:p w14:paraId="57914180" w14:textId="77777777" w:rsidR="008648C0" w:rsidRPr="008648C0" w:rsidRDefault="008648C0" w:rsidP="008648C0">
            <w:pPr>
              <w:rPr>
                <w:b/>
                <w:bCs/>
              </w:rPr>
            </w:pPr>
            <w:r w:rsidRPr="008648C0">
              <w:rPr>
                <w:b/>
                <w:bCs/>
              </w:rPr>
              <w:t>한도 결정 예</w:t>
            </w:r>
          </w:p>
        </w:tc>
        <w:tc>
          <w:tcPr>
            <w:tcW w:w="0" w:type="auto"/>
            <w:vAlign w:val="center"/>
            <w:hideMark/>
          </w:tcPr>
          <w:p w14:paraId="7A8AAA0E" w14:textId="77777777" w:rsidR="008648C0" w:rsidRPr="008648C0" w:rsidRDefault="008648C0" w:rsidP="008648C0">
            <w:pPr>
              <w:rPr>
                <w:b/>
                <w:bCs/>
              </w:rPr>
            </w:pPr>
            <w:r w:rsidRPr="008648C0">
              <w:rPr>
                <w:b/>
                <w:bCs/>
              </w:rPr>
              <w:t>금리 가이드</w:t>
            </w:r>
          </w:p>
        </w:tc>
      </w:tr>
      <w:tr w:rsidR="008648C0" w:rsidRPr="008648C0" w14:paraId="0C177E9C" w14:textId="77777777" w:rsidTr="00864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A85F" w14:textId="77777777" w:rsidR="008648C0" w:rsidRPr="008648C0" w:rsidRDefault="008648C0" w:rsidP="008648C0">
            <w:r w:rsidRPr="008648C0">
              <w:t>초기안정형</w:t>
            </w:r>
          </w:p>
        </w:tc>
        <w:tc>
          <w:tcPr>
            <w:tcW w:w="0" w:type="auto"/>
            <w:vAlign w:val="center"/>
            <w:hideMark/>
          </w:tcPr>
          <w:p w14:paraId="368E0AF2" w14:textId="77777777" w:rsidR="008648C0" w:rsidRPr="008648C0" w:rsidRDefault="008648C0" w:rsidP="008648C0">
            <w:r w:rsidRPr="008648C0">
              <w:t>2% / 6%</w:t>
            </w:r>
          </w:p>
        </w:tc>
        <w:tc>
          <w:tcPr>
            <w:tcW w:w="0" w:type="auto"/>
            <w:vAlign w:val="center"/>
            <w:hideMark/>
          </w:tcPr>
          <w:p w14:paraId="0246B5DE" w14:textId="77777777" w:rsidR="008648C0" w:rsidRPr="008648C0" w:rsidRDefault="008648C0" w:rsidP="008648C0">
            <w:r w:rsidRPr="008648C0">
              <w:t>24~36개월</w:t>
            </w:r>
          </w:p>
        </w:tc>
        <w:tc>
          <w:tcPr>
            <w:tcW w:w="0" w:type="auto"/>
            <w:vAlign w:val="center"/>
            <w:hideMark/>
          </w:tcPr>
          <w:p w14:paraId="6DBBB1DB" w14:textId="77777777" w:rsidR="008648C0" w:rsidRPr="008648C0" w:rsidRDefault="008648C0" w:rsidP="008648C0">
            <w:r w:rsidRPr="008648C0">
              <w:t>3천만원 이상</w:t>
            </w:r>
          </w:p>
        </w:tc>
        <w:tc>
          <w:tcPr>
            <w:tcW w:w="0" w:type="auto"/>
            <w:vAlign w:val="center"/>
            <w:hideMark/>
          </w:tcPr>
          <w:p w14:paraId="54A2FED8" w14:textId="77777777" w:rsidR="008648C0" w:rsidRPr="008648C0" w:rsidRDefault="008648C0" w:rsidP="008648C0">
            <w:r w:rsidRPr="008648C0">
              <w:t>8~10%</w:t>
            </w:r>
          </w:p>
        </w:tc>
      </w:tr>
      <w:tr w:rsidR="008648C0" w:rsidRPr="008648C0" w14:paraId="7368DEC7" w14:textId="77777777" w:rsidTr="00864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EDDA" w14:textId="77777777" w:rsidR="008648C0" w:rsidRPr="008648C0" w:rsidRDefault="008648C0" w:rsidP="008648C0">
            <w:r w:rsidRPr="008648C0">
              <w:t>중기집중형</w:t>
            </w:r>
          </w:p>
        </w:tc>
        <w:tc>
          <w:tcPr>
            <w:tcW w:w="0" w:type="auto"/>
            <w:vAlign w:val="center"/>
            <w:hideMark/>
          </w:tcPr>
          <w:p w14:paraId="2D91B377" w14:textId="77777777" w:rsidR="008648C0" w:rsidRPr="008648C0" w:rsidRDefault="008648C0" w:rsidP="008648C0">
            <w:r w:rsidRPr="008648C0">
              <w:t>6% / 13%</w:t>
            </w:r>
          </w:p>
        </w:tc>
        <w:tc>
          <w:tcPr>
            <w:tcW w:w="0" w:type="auto"/>
            <w:vAlign w:val="center"/>
            <w:hideMark/>
          </w:tcPr>
          <w:p w14:paraId="499EAC07" w14:textId="77777777" w:rsidR="008648C0" w:rsidRPr="008648C0" w:rsidRDefault="008648C0" w:rsidP="008648C0">
            <w:r w:rsidRPr="008648C0">
              <w:t>12~18개월</w:t>
            </w:r>
          </w:p>
        </w:tc>
        <w:tc>
          <w:tcPr>
            <w:tcW w:w="0" w:type="auto"/>
            <w:vAlign w:val="center"/>
            <w:hideMark/>
          </w:tcPr>
          <w:p w14:paraId="673A738A" w14:textId="77777777" w:rsidR="008648C0" w:rsidRPr="008648C0" w:rsidRDefault="008648C0" w:rsidP="008648C0">
            <w:r w:rsidRPr="008648C0">
              <w:t>2천만원 내외</w:t>
            </w:r>
          </w:p>
        </w:tc>
        <w:tc>
          <w:tcPr>
            <w:tcW w:w="0" w:type="auto"/>
            <w:vAlign w:val="center"/>
            <w:hideMark/>
          </w:tcPr>
          <w:p w14:paraId="486F5DA8" w14:textId="77777777" w:rsidR="008648C0" w:rsidRPr="008648C0" w:rsidRDefault="008648C0" w:rsidP="008648C0">
            <w:r w:rsidRPr="008648C0">
              <w:t>12~14%</w:t>
            </w:r>
          </w:p>
        </w:tc>
      </w:tr>
      <w:tr w:rsidR="008648C0" w:rsidRPr="008648C0" w14:paraId="0091BB48" w14:textId="77777777" w:rsidTr="00864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75F3" w14:textId="77777777" w:rsidR="008648C0" w:rsidRPr="008648C0" w:rsidRDefault="008648C0" w:rsidP="008648C0">
            <w:r w:rsidRPr="008648C0">
              <w:t>후기급등형</w:t>
            </w:r>
          </w:p>
        </w:tc>
        <w:tc>
          <w:tcPr>
            <w:tcW w:w="0" w:type="auto"/>
            <w:vAlign w:val="center"/>
            <w:hideMark/>
          </w:tcPr>
          <w:p w14:paraId="7FB4B647" w14:textId="77777777" w:rsidR="008648C0" w:rsidRPr="008648C0" w:rsidRDefault="008648C0" w:rsidP="008648C0">
            <w:r w:rsidRPr="008648C0">
              <w:t>1% / 18%</w:t>
            </w:r>
          </w:p>
        </w:tc>
        <w:tc>
          <w:tcPr>
            <w:tcW w:w="0" w:type="auto"/>
            <w:vAlign w:val="center"/>
            <w:hideMark/>
          </w:tcPr>
          <w:p w14:paraId="52C1BB2D" w14:textId="77777777" w:rsidR="008648C0" w:rsidRPr="008648C0" w:rsidRDefault="008648C0" w:rsidP="008648C0">
            <w:r w:rsidRPr="008648C0">
              <w:t>6~12개월</w:t>
            </w:r>
          </w:p>
        </w:tc>
        <w:tc>
          <w:tcPr>
            <w:tcW w:w="0" w:type="auto"/>
            <w:vAlign w:val="center"/>
            <w:hideMark/>
          </w:tcPr>
          <w:p w14:paraId="6D369113" w14:textId="77777777" w:rsidR="008648C0" w:rsidRPr="008648C0" w:rsidRDefault="008648C0" w:rsidP="008648C0">
            <w:r w:rsidRPr="008648C0">
              <w:t>1천만원 이하</w:t>
            </w:r>
          </w:p>
        </w:tc>
        <w:tc>
          <w:tcPr>
            <w:tcW w:w="0" w:type="auto"/>
            <w:vAlign w:val="center"/>
            <w:hideMark/>
          </w:tcPr>
          <w:p w14:paraId="61687D09" w14:textId="77777777" w:rsidR="008648C0" w:rsidRPr="008648C0" w:rsidRDefault="008648C0" w:rsidP="008648C0">
            <w:r w:rsidRPr="008648C0">
              <w:t>14~16%</w:t>
            </w:r>
          </w:p>
        </w:tc>
      </w:tr>
    </w:tbl>
    <w:p w14:paraId="71CA7A0B" w14:textId="77777777" w:rsidR="008648C0" w:rsidRPr="008648C0" w:rsidRDefault="008648C0" w:rsidP="008648C0">
      <w:r w:rsidRPr="008648C0">
        <w:pict w14:anchorId="56383EFE">
          <v:rect id="_x0000_i1331" style="width:0;height:1.5pt" o:hralign="center" o:hrstd="t" o:hr="t" fillcolor="#a0a0a0" stroked="f"/>
        </w:pict>
      </w:r>
    </w:p>
    <w:p w14:paraId="7FB8DD5F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4. 동적 조정과 적응형 구조</w:t>
      </w:r>
    </w:p>
    <w:p w14:paraId="7211881C" w14:textId="77777777" w:rsidR="008648C0" w:rsidRPr="008648C0" w:rsidRDefault="008648C0" w:rsidP="008648C0">
      <w:pPr>
        <w:numPr>
          <w:ilvl w:val="0"/>
          <w:numId w:val="80"/>
        </w:numPr>
      </w:pPr>
      <w:r w:rsidRPr="008648C0">
        <w:rPr>
          <w:b/>
          <w:bCs/>
        </w:rPr>
        <w:t>기간 조정</w:t>
      </w:r>
      <w:r w:rsidRPr="008648C0">
        <w:t>: 연체 확률 개선 시 → 연장, 악화 시 → 단축 권고</w:t>
      </w:r>
    </w:p>
    <w:p w14:paraId="259F8B17" w14:textId="77777777" w:rsidR="008648C0" w:rsidRPr="008648C0" w:rsidRDefault="008648C0" w:rsidP="008648C0">
      <w:pPr>
        <w:numPr>
          <w:ilvl w:val="0"/>
          <w:numId w:val="80"/>
        </w:numPr>
      </w:pPr>
      <w:r w:rsidRPr="008648C0">
        <w:rPr>
          <w:b/>
          <w:bCs/>
        </w:rPr>
        <w:t>금리 조정</w:t>
      </w:r>
      <w:r w:rsidRPr="008648C0">
        <w:t>: 초기 설정 후 모니터링 기반으로 하향/상향 유도</w:t>
      </w:r>
    </w:p>
    <w:p w14:paraId="74A7C100" w14:textId="77777777" w:rsidR="008648C0" w:rsidRPr="008648C0" w:rsidRDefault="008648C0" w:rsidP="008648C0">
      <w:pPr>
        <w:numPr>
          <w:ilvl w:val="0"/>
          <w:numId w:val="80"/>
        </w:numPr>
      </w:pPr>
      <w:r w:rsidRPr="008648C0">
        <w:rPr>
          <w:b/>
          <w:bCs/>
        </w:rPr>
        <w:t>한도 조정</w:t>
      </w:r>
      <w:r w:rsidRPr="008648C0">
        <w:t>: 상환능력 변화(소득 증감) 시 재계산</w:t>
      </w:r>
    </w:p>
    <w:p w14:paraId="62A4206C" w14:textId="77777777" w:rsidR="008648C0" w:rsidRPr="008648C0" w:rsidRDefault="008648C0" w:rsidP="008648C0">
      <w:r w:rsidRPr="008648C0">
        <w:pict w14:anchorId="46D56B04">
          <v:rect id="_x0000_i1332" style="width:0;height:1.5pt" o:hralign="center" o:hrstd="t" o:hr="t" fillcolor="#a0a0a0" stroked="f"/>
        </w:pict>
      </w:r>
    </w:p>
    <w:p w14:paraId="4D7CC027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5. 투자자 정보 제공 체계</w:t>
      </w:r>
    </w:p>
    <w:p w14:paraId="45E467BE" w14:textId="77777777" w:rsidR="008648C0" w:rsidRPr="008648C0" w:rsidRDefault="008648C0" w:rsidP="008648C0">
      <w:pPr>
        <w:numPr>
          <w:ilvl w:val="0"/>
          <w:numId w:val="81"/>
        </w:numPr>
      </w:pPr>
      <w:r w:rsidRPr="008648C0">
        <w:t xml:space="preserve">차주의 리스크 패턴과 상환능력 기반 정보를 </w:t>
      </w:r>
      <w:proofErr w:type="spellStart"/>
      <w:r w:rsidRPr="008648C0">
        <w:t>구조화하여</w:t>
      </w:r>
      <w:proofErr w:type="spellEnd"/>
      <w:r w:rsidRPr="008648C0">
        <w:t xml:space="preserve"> 공시:</w:t>
      </w:r>
    </w:p>
    <w:p w14:paraId="666CBA1D" w14:textId="77777777" w:rsidR="008648C0" w:rsidRPr="008648C0" w:rsidRDefault="008648C0" w:rsidP="008648C0">
      <w:r w:rsidRPr="008648C0">
        <w:t>diff</w:t>
      </w:r>
    </w:p>
    <w:p w14:paraId="742CDF6C" w14:textId="77777777" w:rsidR="008648C0" w:rsidRPr="008648C0" w:rsidRDefault="008648C0" w:rsidP="008648C0">
      <w:r w:rsidRPr="008648C0">
        <w:t>복사편집</w:t>
      </w:r>
    </w:p>
    <w:p w14:paraId="788419DB" w14:textId="77777777" w:rsidR="008648C0" w:rsidRPr="008648C0" w:rsidRDefault="008648C0" w:rsidP="008648C0">
      <w:r w:rsidRPr="008648C0">
        <w:t>예시 공시:</w:t>
      </w:r>
    </w:p>
    <w:p w14:paraId="7EE0EEDA" w14:textId="77777777" w:rsidR="008648C0" w:rsidRPr="008648C0" w:rsidRDefault="008648C0" w:rsidP="008648C0">
      <w:r w:rsidRPr="008648C0">
        <w:t>- 차주 유형: 후기급등형</w:t>
      </w:r>
    </w:p>
    <w:p w14:paraId="16380A9F" w14:textId="77777777" w:rsidR="008648C0" w:rsidRPr="008648C0" w:rsidRDefault="008648C0" w:rsidP="008648C0">
      <w:r w:rsidRPr="008648C0">
        <w:t>- 월 상환가능금액: 300,000원</w:t>
      </w:r>
    </w:p>
    <w:p w14:paraId="7EFC3F1D" w14:textId="77777777" w:rsidR="008648C0" w:rsidRPr="008648C0" w:rsidRDefault="008648C0" w:rsidP="008648C0">
      <w:r w:rsidRPr="008648C0">
        <w:t>- 안전 여신기간: 12개월</w:t>
      </w:r>
    </w:p>
    <w:p w14:paraId="2E0E3512" w14:textId="77777777" w:rsidR="008648C0" w:rsidRPr="008648C0" w:rsidRDefault="008648C0" w:rsidP="008648C0">
      <w:r w:rsidRPr="008648C0">
        <w:lastRenderedPageBreak/>
        <w:t>- 산출 한도: 3,600,000원</w:t>
      </w:r>
    </w:p>
    <w:p w14:paraId="7216BEFD" w14:textId="77777777" w:rsidR="008648C0" w:rsidRPr="008648C0" w:rsidRDefault="008648C0" w:rsidP="008648C0">
      <w:r w:rsidRPr="008648C0">
        <w:t>- 적용금리: 14.2%</w:t>
      </w:r>
    </w:p>
    <w:p w14:paraId="6DA9ECBD" w14:textId="77777777" w:rsidR="008648C0" w:rsidRPr="008648C0" w:rsidRDefault="008648C0" w:rsidP="008648C0">
      <w:r w:rsidRPr="008648C0">
        <w:t>→ 투자자는 자신이 감내할 수 있는 위험 구조 선택 가능</w:t>
      </w:r>
      <w:r w:rsidRPr="008648C0">
        <w:br/>
        <w:t>→ 포트폴리오 다변화 설계 가능</w:t>
      </w:r>
    </w:p>
    <w:p w14:paraId="2AEC002E" w14:textId="77777777" w:rsidR="008648C0" w:rsidRPr="008648C0" w:rsidRDefault="008648C0" w:rsidP="008648C0">
      <w:r w:rsidRPr="008648C0">
        <w:pict w14:anchorId="04776301">
          <v:rect id="_x0000_i1333" style="width:0;height:1.5pt" o:hralign="center" o:hrstd="t" o:hr="t" fillcolor="#a0a0a0" stroked="f"/>
        </w:pict>
      </w:r>
    </w:p>
    <w:p w14:paraId="3ACF9F61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6. 구현 단계 로드맵</w:t>
      </w:r>
    </w:p>
    <w:p w14:paraId="4A222EB2" w14:textId="77777777" w:rsidR="008648C0" w:rsidRPr="008648C0" w:rsidRDefault="008648C0" w:rsidP="008648C0">
      <w:r w:rsidRPr="008648C0">
        <w:rPr>
          <w:b/>
          <w:bCs/>
        </w:rPr>
        <w:t>1단계: 기초 시스템</w:t>
      </w:r>
    </w:p>
    <w:p w14:paraId="1C663011" w14:textId="77777777" w:rsidR="008648C0" w:rsidRPr="008648C0" w:rsidRDefault="008648C0" w:rsidP="008648C0">
      <w:pPr>
        <w:numPr>
          <w:ilvl w:val="0"/>
          <w:numId w:val="82"/>
        </w:numPr>
      </w:pPr>
      <w:proofErr w:type="spellStart"/>
      <w:r w:rsidRPr="008648C0">
        <w:t>MyData</w:t>
      </w:r>
      <w:proofErr w:type="spellEnd"/>
      <w:r w:rsidRPr="008648C0">
        <w:t xml:space="preserve"> 연동</w:t>
      </w:r>
    </w:p>
    <w:p w14:paraId="174EC802" w14:textId="77777777" w:rsidR="008648C0" w:rsidRPr="008648C0" w:rsidRDefault="008648C0" w:rsidP="008648C0">
      <w:pPr>
        <w:numPr>
          <w:ilvl w:val="0"/>
          <w:numId w:val="82"/>
        </w:numPr>
      </w:pPr>
      <w:r w:rsidRPr="008648C0">
        <w:t>66개 확률 예측모델 도입</w:t>
      </w:r>
    </w:p>
    <w:p w14:paraId="445BA14F" w14:textId="77777777" w:rsidR="008648C0" w:rsidRPr="008648C0" w:rsidRDefault="008648C0" w:rsidP="008648C0">
      <w:pPr>
        <w:numPr>
          <w:ilvl w:val="0"/>
          <w:numId w:val="82"/>
        </w:numPr>
      </w:pPr>
      <w:r w:rsidRPr="008648C0">
        <w:t>상환능력 기반 한도 시스템 정비</w:t>
      </w:r>
    </w:p>
    <w:p w14:paraId="0A483077" w14:textId="77777777" w:rsidR="008648C0" w:rsidRPr="008648C0" w:rsidRDefault="008648C0" w:rsidP="008648C0">
      <w:r w:rsidRPr="008648C0">
        <w:rPr>
          <w:b/>
          <w:bCs/>
        </w:rPr>
        <w:t>2단계: 구조화된 금리·기간 테이블</w:t>
      </w:r>
    </w:p>
    <w:p w14:paraId="0E77F3C4" w14:textId="77777777" w:rsidR="008648C0" w:rsidRPr="008648C0" w:rsidRDefault="008648C0" w:rsidP="008648C0">
      <w:pPr>
        <w:numPr>
          <w:ilvl w:val="0"/>
          <w:numId w:val="83"/>
        </w:numPr>
      </w:pPr>
      <w:r w:rsidRPr="008648C0">
        <w:t>리스크 궤적-기간-금리 매핑 모델 정립</w:t>
      </w:r>
    </w:p>
    <w:p w14:paraId="2ACF51F6" w14:textId="77777777" w:rsidR="008648C0" w:rsidRPr="008648C0" w:rsidRDefault="008648C0" w:rsidP="008648C0">
      <w:pPr>
        <w:numPr>
          <w:ilvl w:val="0"/>
          <w:numId w:val="83"/>
        </w:numPr>
      </w:pPr>
      <w:r w:rsidRPr="008648C0">
        <w:t xml:space="preserve">자동 </w:t>
      </w:r>
      <w:proofErr w:type="spellStart"/>
      <w:r w:rsidRPr="008648C0">
        <w:t>리밸런싱</w:t>
      </w:r>
      <w:proofErr w:type="spellEnd"/>
      <w:r w:rsidRPr="008648C0">
        <w:t xml:space="preserve"> 가능 알고리즘 내재화</w:t>
      </w:r>
    </w:p>
    <w:p w14:paraId="6E882733" w14:textId="77777777" w:rsidR="008648C0" w:rsidRPr="008648C0" w:rsidRDefault="008648C0" w:rsidP="008648C0">
      <w:r w:rsidRPr="008648C0">
        <w:rPr>
          <w:b/>
          <w:bCs/>
        </w:rPr>
        <w:t>3단계: 투자자 매칭 및 포트폴리오 최적화</w:t>
      </w:r>
    </w:p>
    <w:p w14:paraId="7854D1C0" w14:textId="77777777" w:rsidR="008648C0" w:rsidRPr="008648C0" w:rsidRDefault="008648C0" w:rsidP="008648C0">
      <w:pPr>
        <w:numPr>
          <w:ilvl w:val="0"/>
          <w:numId w:val="84"/>
        </w:numPr>
      </w:pPr>
      <w:r w:rsidRPr="008648C0">
        <w:t>위험-수익 프로파일 기반 투자 자동 추천</w:t>
      </w:r>
    </w:p>
    <w:p w14:paraId="68FFA743" w14:textId="77777777" w:rsidR="008648C0" w:rsidRPr="008648C0" w:rsidRDefault="008648C0" w:rsidP="008648C0">
      <w:pPr>
        <w:numPr>
          <w:ilvl w:val="0"/>
          <w:numId w:val="84"/>
        </w:numPr>
      </w:pPr>
      <w:r w:rsidRPr="008648C0">
        <w:t>리스크 집중 방지 필터 내장</w:t>
      </w:r>
    </w:p>
    <w:p w14:paraId="32C0A090" w14:textId="77777777" w:rsidR="008648C0" w:rsidRPr="008648C0" w:rsidRDefault="008648C0" w:rsidP="008648C0">
      <w:r w:rsidRPr="008648C0">
        <w:pict w14:anchorId="731DDC13">
          <v:rect id="_x0000_i1334" style="width:0;height:1.5pt" o:hralign="center" o:hrstd="t" o:hr="t" fillcolor="#a0a0a0" stroked="f"/>
        </w:pict>
      </w:r>
    </w:p>
    <w:p w14:paraId="22DC8B62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7. 최종 핵심 메시지</w:t>
      </w:r>
    </w:p>
    <w:p w14:paraId="01DBE4A1" w14:textId="77777777" w:rsidR="008648C0" w:rsidRPr="008648C0" w:rsidRDefault="008648C0" w:rsidP="008648C0">
      <w:pPr>
        <w:numPr>
          <w:ilvl w:val="0"/>
          <w:numId w:val="85"/>
        </w:numPr>
      </w:pPr>
      <w:r w:rsidRPr="008648C0">
        <w:rPr>
          <w:b/>
          <w:bCs/>
        </w:rPr>
        <w:t>금융 기본 원리 준수 + AI 기반 리스크 정밀화</w:t>
      </w:r>
    </w:p>
    <w:p w14:paraId="6BDEA68A" w14:textId="77777777" w:rsidR="008648C0" w:rsidRPr="008648C0" w:rsidRDefault="008648C0" w:rsidP="008648C0">
      <w:pPr>
        <w:numPr>
          <w:ilvl w:val="0"/>
          <w:numId w:val="85"/>
        </w:numPr>
      </w:pPr>
      <w:r w:rsidRPr="008648C0">
        <w:rPr>
          <w:b/>
          <w:bCs/>
        </w:rPr>
        <w:t>복잡한 최적화가 아닌, 본질에 충실한 구조화된 시스템 설계</w:t>
      </w:r>
    </w:p>
    <w:p w14:paraId="57A7E2DC" w14:textId="77777777" w:rsidR="008648C0" w:rsidRPr="008648C0" w:rsidRDefault="008648C0" w:rsidP="008648C0">
      <w:pPr>
        <w:numPr>
          <w:ilvl w:val="0"/>
          <w:numId w:val="85"/>
        </w:numPr>
      </w:pPr>
      <w:r w:rsidRPr="008648C0">
        <w:rPr>
          <w:b/>
          <w:bCs/>
        </w:rPr>
        <w:t>66개 연체확률은 단순 평가지표가 아닌 ‘시간 축 위험의 지도’</w:t>
      </w:r>
    </w:p>
    <w:p w14:paraId="5EB703E3" w14:textId="77777777" w:rsidR="008648C0" w:rsidRPr="008648C0" w:rsidRDefault="008648C0" w:rsidP="008648C0">
      <w:r w:rsidRPr="008648C0">
        <w:pict w14:anchorId="5B90C661">
          <v:rect id="_x0000_i1335" style="width:0;height:1.5pt" o:hralign="center" o:hrstd="t" o:hr="t" fillcolor="#a0a0a0" stroked="f"/>
        </w:pict>
      </w:r>
    </w:p>
    <w:p w14:paraId="2E1CFFDF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8. 기대 효과</w:t>
      </w:r>
    </w:p>
    <w:p w14:paraId="2990D0C6" w14:textId="77777777" w:rsidR="008648C0" w:rsidRPr="008648C0" w:rsidRDefault="008648C0" w:rsidP="008648C0">
      <w:pPr>
        <w:numPr>
          <w:ilvl w:val="0"/>
          <w:numId w:val="86"/>
        </w:numPr>
      </w:pPr>
      <w:r w:rsidRPr="008648C0">
        <w:rPr>
          <w:b/>
          <w:bCs/>
        </w:rPr>
        <w:t>플랫폼 관점</w:t>
      </w:r>
      <w:r w:rsidRPr="008648C0">
        <w:t>:</w:t>
      </w:r>
      <w:r w:rsidRPr="008648C0">
        <w:br/>
        <w:t>→ 고위험 차주 배제 없이, 정확한 가격을 통한 자산 구성 가능</w:t>
      </w:r>
    </w:p>
    <w:p w14:paraId="33A60FB3" w14:textId="77777777" w:rsidR="008648C0" w:rsidRPr="008648C0" w:rsidRDefault="008648C0" w:rsidP="008648C0">
      <w:pPr>
        <w:numPr>
          <w:ilvl w:val="0"/>
          <w:numId w:val="86"/>
        </w:numPr>
      </w:pPr>
      <w:r w:rsidRPr="008648C0">
        <w:rPr>
          <w:b/>
          <w:bCs/>
        </w:rPr>
        <w:t>투자자 관점</w:t>
      </w:r>
      <w:r w:rsidRPr="008648C0">
        <w:t>:</w:t>
      </w:r>
      <w:r w:rsidRPr="008648C0">
        <w:br/>
      </w:r>
      <w:r w:rsidRPr="008648C0">
        <w:lastRenderedPageBreak/>
        <w:t>→ 리스크-수익 매칭, 예측 가능한 수익률 확보</w:t>
      </w:r>
    </w:p>
    <w:p w14:paraId="04B522B8" w14:textId="77777777" w:rsidR="008648C0" w:rsidRPr="008648C0" w:rsidRDefault="008648C0" w:rsidP="008648C0">
      <w:pPr>
        <w:numPr>
          <w:ilvl w:val="0"/>
          <w:numId w:val="86"/>
        </w:numPr>
      </w:pPr>
      <w:r w:rsidRPr="008648C0">
        <w:rPr>
          <w:b/>
          <w:bCs/>
        </w:rPr>
        <w:t>차주 관점</w:t>
      </w:r>
      <w:r w:rsidRPr="008648C0">
        <w:t>:</w:t>
      </w:r>
      <w:r w:rsidRPr="008648C0">
        <w:br/>
        <w:t>→ 지나친 고금리나 한도 제한 없이, 맞춤형 대출 가능</w:t>
      </w:r>
    </w:p>
    <w:p w14:paraId="34019468" w14:textId="77777777" w:rsidR="008648C0" w:rsidRPr="008648C0" w:rsidRDefault="008648C0" w:rsidP="008648C0">
      <w:pPr>
        <w:numPr>
          <w:ilvl w:val="0"/>
          <w:numId w:val="86"/>
        </w:numPr>
      </w:pPr>
      <w:r w:rsidRPr="008648C0">
        <w:rPr>
          <w:b/>
          <w:bCs/>
        </w:rPr>
        <w:t>시스템 관점</w:t>
      </w:r>
      <w:r w:rsidRPr="008648C0">
        <w:t>:</w:t>
      </w:r>
      <w:r w:rsidRPr="008648C0">
        <w:br/>
        <w:t>→ 정보 비대칭 해소, 역선택 완화, 시장의 안정성 제고</w:t>
      </w:r>
    </w:p>
    <w:p w14:paraId="3BA73006" w14:textId="77777777" w:rsidR="008648C0" w:rsidRPr="008648C0" w:rsidRDefault="008648C0" w:rsidP="008648C0">
      <w:r w:rsidRPr="008648C0">
        <w:pict w14:anchorId="5C174C48">
          <v:rect id="_x0000_i1336" style="width:0;height:1.5pt" o:hralign="center" o:hrstd="t" o:hr="t" fillcolor="#a0a0a0" stroked="f"/>
        </w:pict>
      </w:r>
    </w:p>
    <w:p w14:paraId="17EA32A5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결론</w:t>
      </w:r>
    </w:p>
    <w:p w14:paraId="0EA59CF7" w14:textId="77777777" w:rsidR="008648C0" w:rsidRPr="008648C0" w:rsidRDefault="008648C0" w:rsidP="008648C0">
      <w:r w:rsidRPr="008648C0">
        <w:t>66개 연체확률 기반 시스템은 단순히 CSS 고도화 수단이 아니라,</w:t>
      </w:r>
      <w:r w:rsidRPr="008648C0">
        <w:br/>
      </w:r>
      <w:r w:rsidRPr="008648C0">
        <w:rPr>
          <w:b/>
          <w:bCs/>
        </w:rPr>
        <w:t xml:space="preserve">한도-기간-금리를 통합적으로 설계할 수 있는 </w:t>
      </w:r>
      <w:proofErr w:type="spellStart"/>
      <w:r w:rsidRPr="008648C0">
        <w:rPr>
          <w:b/>
          <w:bCs/>
        </w:rPr>
        <w:t>시간축</w:t>
      </w:r>
      <w:proofErr w:type="spellEnd"/>
      <w:r w:rsidRPr="008648C0">
        <w:rPr>
          <w:b/>
          <w:bCs/>
        </w:rPr>
        <w:t xml:space="preserve"> 중심의 금융 플랫폼 인프라</w:t>
      </w:r>
      <w:r w:rsidRPr="008648C0">
        <w:t>입니다.</w:t>
      </w:r>
      <w:r w:rsidRPr="008648C0">
        <w:br/>
        <w:t>이를 통해 P2P 금융은 전통 금융을 대체하는 ‘위험 맞춤형 대출 생태계’로 진화할 수 있습니다.</w:t>
      </w:r>
    </w:p>
    <w:p w14:paraId="03AEE8D0" w14:textId="16420DE5" w:rsidR="008648C0" w:rsidRDefault="008648C0">
      <w:pPr>
        <w:widowControl/>
        <w:wordWrap/>
        <w:autoSpaceDE/>
        <w:autoSpaceDN/>
      </w:pPr>
      <w:r>
        <w:br w:type="page"/>
      </w:r>
    </w:p>
    <w:p w14:paraId="323B69BE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lastRenderedPageBreak/>
        <w:t>66개 연체확률 기반 P2P 혁신: 실무 중심 개선안</w:t>
      </w:r>
    </w:p>
    <w:p w14:paraId="2C545C5E" w14:textId="77777777" w:rsidR="008648C0" w:rsidRPr="008648C0" w:rsidRDefault="008648C0" w:rsidP="008648C0">
      <w:r w:rsidRPr="008648C0">
        <w:t xml:space="preserve">기존 의견이 이론적으로는 완성도가 높지만, </w:t>
      </w:r>
      <w:r w:rsidRPr="008648C0">
        <w:rPr>
          <w:b/>
          <w:bCs/>
        </w:rPr>
        <w:t>실제 시장 적용 시 발생할 구체적 문제들</w:t>
      </w:r>
      <w:r w:rsidRPr="008648C0">
        <w:t xml:space="preserve">과 </w:t>
      </w:r>
      <w:r w:rsidRPr="008648C0">
        <w:rPr>
          <w:b/>
          <w:bCs/>
        </w:rPr>
        <w:t>운영상 실현 가능성</w:t>
      </w:r>
      <w:r w:rsidRPr="008648C0">
        <w:t>을 더 고려한 개선안을 제시하겠습니다.</w:t>
      </w:r>
    </w:p>
    <w:p w14:paraId="3B683A6C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1. 핵심 구조의 실무적 단순화</w:t>
      </w:r>
    </w:p>
    <w:p w14:paraId="28960486" w14:textId="77777777" w:rsidR="008648C0" w:rsidRPr="008648C0" w:rsidRDefault="008648C0" w:rsidP="008648C0">
      <w:r w:rsidRPr="008648C0">
        <w:rPr>
          <w:b/>
          <w:bCs/>
        </w:rPr>
        <w:t>1.1 66개 → 핵심 3개 지표로 압축</w:t>
      </w:r>
    </w:p>
    <w:p w14:paraId="1E384081" w14:textId="77777777" w:rsidR="008648C0" w:rsidRPr="008648C0" w:rsidRDefault="008648C0" w:rsidP="008648C0">
      <w:r w:rsidRPr="008648C0">
        <w:t>실무 문제: 66개 확률 모두 활용 시 시스템 복잡도 과다</w:t>
      </w:r>
    </w:p>
    <w:p w14:paraId="6F0F54B3" w14:textId="77777777" w:rsidR="008648C0" w:rsidRPr="008648C0" w:rsidRDefault="008648C0" w:rsidP="008648C0">
      <w:r w:rsidRPr="008648C0">
        <w:t>개선 방안: 핵심 구간별 대표 확률 활용</w:t>
      </w:r>
    </w:p>
    <w:p w14:paraId="3A314DF0" w14:textId="77777777" w:rsidR="008648C0" w:rsidRPr="008648C0" w:rsidRDefault="008648C0" w:rsidP="008648C0"/>
    <w:p w14:paraId="1087D438" w14:textId="77777777" w:rsidR="008648C0" w:rsidRPr="008648C0" w:rsidRDefault="008648C0" w:rsidP="008648C0">
      <w:r w:rsidRPr="008648C0">
        <w:t>핵심 지표:</w:t>
      </w:r>
    </w:p>
    <w:p w14:paraId="45E52EA0" w14:textId="77777777" w:rsidR="008648C0" w:rsidRPr="008648C0" w:rsidRDefault="008648C0" w:rsidP="008648C0">
      <w:r w:rsidRPr="008648C0">
        <w:t xml:space="preserve">- 단기 위험도 (1-6개월 구간 </w:t>
      </w:r>
      <w:proofErr w:type="spellStart"/>
      <w:r w:rsidRPr="008648C0">
        <w:t>최고값</w:t>
      </w:r>
      <w:proofErr w:type="spellEnd"/>
      <w:r w:rsidRPr="008648C0">
        <w:t>)</w:t>
      </w:r>
    </w:p>
    <w:p w14:paraId="043A9881" w14:textId="77777777" w:rsidR="008648C0" w:rsidRPr="008648C0" w:rsidRDefault="008648C0" w:rsidP="008648C0">
      <w:r w:rsidRPr="008648C0">
        <w:t xml:space="preserve">- 중기 위험도 (7-12개월 구간 평균값)  </w:t>
      </w:r>
    </w:p>
    <w:p w14:paraId="56F94150" w14:textId="77777777" w:rsidR="008648C0" w:rsidRPr="008648C0" w:rsidRDefault="008648C0" w:rsidP="008648C0">
      <w:r w:rsidRPr="008648C0">
        <w:t>- 장기 안정성 (12개월 초과 시 추세)</w:t>
      </w:r>
    </w:p>
    <w:p w14:paraId="334B7999" w14:textId="77777777" w:rsidR="008648C0" w:rsidRPr="008648C0" w:rsidRDefault="008648C0" w:rsidP="008648C0"/>
    <w:p w14:paraId="7184ACC2" w14:textId="77777777" w:rsidR="008648C0" w:rsidRPr="008648C0" w:rsidRDefault="008648C0" w:rsidP="008648C0">
      <w:r w:rsidRPr="008648C0">
        <w:t>→ 실무진이 이해하고 운영 가능한 수준으로 단순화</w:t>
      </w:r>
    </w:p>
    <w:p w14:paraId="09E487F0" w14:textId="77777777" w:rsidR="008648C0" w:rsidRPr="008648C0" w:rsidRDefault="008648C0" w:rsidP="008648C0">
      <w:r w:rsidRPr="008648C0">
        <w:rPr>
          <w:b/>
          <w:bCs/>
        </w:rPr>
        <w:t>1.2 상환능력 측정의 현실적 보완</w:t>
      </w:r>
    </w:p>
    <w:p w14:paraId="1F3FC699" w14:textId="77777777" w:rsidR="008648C0" w:rsidRPr="008648C0" w:rsidRDefault="008648C0" w:rsidP="008648C0">
      <w:r w:rsidRPr="008648C0">
        <w:t xml:space="preserve">이론: </w:t>
      </w:r>
      <w:proofErr w:type="spellStart"/>
      <w:r w:rsidRPr="008648C0">
        <w:t>MyData</w:t>
      </w:r>
      <w:proofErr w:type="spellEnd"/>
      <w:r w:rsidRPr="008648C0">
        <w:t xml:space="preserve"> 기반 정밀 분석</w:t>
      </w:r>
    </w:p>
    <w:p w14:paraId="6CB2AF33" w14:textId="77777777" w:rsidR="008648C0" w:rsidRPr="008648C0" w:rsidRDefault="008648C0" w:rsidP="008648C0">
      <w:r w:rsidRPr="008648C0">
        <w:t>현실: 데이터 품질 이슈, 개인정보 제약</w:t>
      </w:r>
    </w:p>
    <w:p w14:paraId="1DF82CA5" w14:textId="77777777" w:rsidR="008648C0" w:rsidRPr="008648C0" w:rsidRDefault="008648C0" w:rsidP="008648C0"/>
    <w:p w14:paraId="54D565D2" w14:textId="77777777" w:rsidR="008648C0" w:rsidRPr="008648C0" w:rsidRDefault="008648C0" w:rsidP="008648C0">
      <w:r w:rsidRPr="008648C0">
        <w:t>개선안:</w:t>
      </w:r>
    </w:p>
    <w:p w14:paraId="19B005C1" w14:textId="77777777" w:rsidR="008648C0" w:rsidRPr="008648C0" w:rsidRDefault="008648C0" w:rsidP="008648C0">
      <w:r w:rsidRPr="008648C0">
        <w:t xml:space="preserve">- 1차: 기존 </w:t>
      </w:r>
      <w:proofErr w:type="spellStart"/>
      <w:r w:rsidRPr="008648C0">
        <w:t>소득증빙</w:t>
      </w:r>
      <w:proofErr w:type="spellEnd"/>
      <w:r w:rsidRPr="008648C0">
        <w:t xml:space="preserve"> + 신용정보 (80% 정확도)</w:t>
      </w:r>
    </w:p>
    <w:p w14:paraId="10D97623" w14:textId="77777777" w:rsidR="008648C0" w:rsidRPr="008648C0" w:rsidRDefault="008648C0" w:rsidP="008648C0">
      <w:r w:rsidRPr="008648C0">
        <w:t xml:space="preserve">- 2차: </w:t>
      </w:r>
      <w:proofErr w:type="spellStart"/>
      <w:r w:rsidRPr="008648C0">
        <w:t>MyData</w:t>
      </w:r>
      <w:proofErr w:type="spellEnd"/>
      <w:r w:rsidRPr="008648C0">
        <w:t xml:space="preserve"> 선택 제공 시 우대 조건 (95% 정확도)</w:t>
      </w:r>
    </w:p>
    <w:p w14:paraId="0195D8F6" w14:textId="77777777" w:rsidR="008648C0" w:rsidRPr="008648C0" w:rsidRDefault="008648C0" w:rsidP="008648C0">
      <w:r w:rsidRPr="008648C0">
        <w:t>- 3차: 상환 이력 축적 후 정밀도 개선</w:t>
      </w:r>
    </w:p>
    <w:p w14:paraId="6CB10A57" w14:textId="77777777" w:rsidR="008648C0" w:rsidRPr="008648C0" w:rsidRDefault="008648C0" w:rsidP="008648C0"/>
    <w:p w14:paraId="5EE6958E" w14:textId="77777777" w:rsidR="008648C0" w:rsidRPr="008648C0" w:rsidRDefault="008648C0" w:rsidP="008648C0">
      <w:r w:rsidRPr="008648C0">
        <w:t>→ 단계적 정밀화로 현실성과 정확성 양립</w:t>
      </w:r>
    </w:p>
    <w:p w14:paraId="4F0447D2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2. 운영 가능한 리스크-가격 매트릭스</w:t>
      </w:r>
    </w:p>
    <w:p w14:paraId="724417F5" w14:textId="77777777" w:rsidR="008648C0" w:rsidRPr="008648C0" w:rsidRDefault="008648C0" w:rsidP="008648C0">
      <w:r w:rsidRPr="008648C0">
        <w:rPr>
          <w:b/>
          <w:bCs/>
        </w:rPr>
        <w:lastRenderedPageBreak/>
        <w:t>2.1 실무진이 운영 가능한 의사결정 테이블</w:t>
      </w:r>
    </w:p>
    <w:p w14:paraId="3957F596" w14:textId="77777777" w:rsidR="008648C0" w:rsidRPr="008648C0" w:rsidRDefault="008648C0" w:rsidP="008648C0">
      <w:r w:rsidRPr="008648C0">
        <w:t>기존: 복잡한 수식과 알고리즘</w:t>
      </w:r>
    </w:p>
    <w:p w14:paraId="7E753E66" w14:textId="77777777" w:rsidR="008648C0" w:rsidRPr="008648C0" w:rsidRDefault="008648C0" w:rsidP="008648C0">
      <w:r w:rsidRPr="008648C0">
        <w:t>개선: 명확한 IF-THEN 룰 기반 테이블</w:t>
      </w:r>
    </w:p>
    <w:p w14:paraId="72E7D71F" w14:textId="77777777" w:rsidR="008648C0" w:rsidRPr="008648C0" w:rsidRDefault="008648C0" w:rsidP="008648C0"/>
    <w:p w14:paraId="4334BB12" w14:textId="77777777" w:rsidR="008648C0" w:rsidRPr="008648C0" w:rsidRDefault="008648C0" w:rsidP="008648C0">
      <w:r w:rsidRPr="008648C0">
        <w:t>예시 - 월 상환능력 200만원 차주:</w:t>
      </w:r>
    </w:p>
    <w:p w14:paraId="58F9704A" w14:textId="77777777" w:rsidR="008648C0" w:rsidRPr="008648C0" w:rsidRDefault="008648C0" w:rsidP="008648C0">
      <w:r w:rsidRPr="008648C0">
        <w:t>단기위험 2%, 중기위험 5% → 24개월, 4,800만원, 9%</w:t>
      </w:r>
    </w:p>
    <w:p w14:paraId="74559D0C" w14:textId="77777777" w:rsidR="008648C0" w:rsidRPr="008648C0" w:rsidRDefault="008648C0" w:rsidP="008648C0">
      <w:r w:rsidRPr="008648C0">
        <w:t>단기위험 5%, 중기위험 8% → 18개월, 3,600만원, 12%</w:t>
      </w:r>
    </w:p>
    <w:p w14:paraId="1376D138" w14:textId="77777777" w:rsidR="008648C0" w:rsidRPr="008648C0" w:rsidRDefault="008648C0" w:rsidP="008648C0">
      <w:r w:rsidRPr="008648C0">
        <w:t>단기위험 8%, 중기위험 12% → 12개월, 2,400만원, 15%</w:t>
      </w:r>
    </w:p>
    <w:p w14:paraId="50450E8F" w14:textId="77777777" w:rsidR="008648C0" w:rsidRPr="008648C0" w:rsidRDefault="008648C0" w:rsidP="008648C0"/>
    <w:p w14:paraId="044C6D27" w14:textId="77777777" w:rsidR="008648C0" w:rsidRPr="008648C0" w:rsidRDefault="008648C0" w:rsidP="008648C0">
      <w:r w:rsidRPr="008648C0">
        <w:t>→ 시스템 오류 시에도 수동 운영 가능</w:t>
      </w:r>
    </w:p>
    <w:p w14:paraId="0304258C" w14:textId="77777777" w:rsidR="008648C0" w:rsidRPr="008648C0" w:rsidRDefault="008648C0" w:rsidP="008648C0">
      <w:r w:rsidRPr="008648C0">
        <w:rPr>
          <w:b/>
          <w:bCs/>
        </w:rPr>
        <w:t>2.2 예외 상황 대응 체계</w:t>
      </w:r>
    </w:p>
    <w:p w14:paraId="51211E10" w14:textId="77777777" w:rsidR="008648C0" w:rsidRPr="008648C0" w:rsidRDefault="008648C0" w:rsidP="008648C0">
      <w:r w:rsidRPr="008648C0">
        <w:t>이론적 체계의 한계: 모든 경우를 사전 예측 불가</w:t>
      </w:r>
    </w:p>
    <w:p w14:paraId="7E8B1A1D" w14:textId="77777777" w:rsidR="008648C0" w:rsidRPr="008648C0" w:rsidRDefault="008648C0" w:rsidP="008648C0">
      <w:r w:rsidRPr="008648C0">
        <w:t>실무적 필요: 예외 상황 대응 매뉴얼</w:t>
      </w:r>
    </w:p>
    <w:p w14:paraId="3975B442" w14:textId="77777777" w:rsidR="008648C0" w:rsidRPr="008648C0" w:rsidRDefault="008648C0" w:rsidP="008648C0"/>
    <w:p w14:paraId="73912D34" w14:textId="77777777" w:rsidR="008648C0" w:rsidRPr="008648C0" w:rsidRDefault="008648C0" w:rsidP="008648C0">
      <w:r w:rsidRPr="008648C0">
        <w:t>주요 예외 케이스:</w:t>
      </w:r>
    </w:p>
    <w:p w14:paraId="23800CF1" w14:textId="77777777" w:rsidR="008648C0" w:rsidRPr="008648C0" w:rsidRDefault="008648C0" w:rsidP="008648C0">
      <w:r w:rsidRPr="008648C0">
        <w:t>- 신규 차주 (이력 데이터 부족)</w:t>
      </w:r>
    </w:p>
    <w:p w14:paraId="027D4682" w14:textId="77777777" w:rsidR="008648C0" w:rsidRPr="008648C0" w:rsidRDefault="008648C0" w:rsidP="008648C0">
      <w:r w:rsidRPr="008648C0">
        <w:t>- 소득 급변 차주 (이직, 사업 변화)</w:t>
      </w:r>
    </w:p>
    <w:p w14:paraId="1B068B3F" w14:textId="77777777" w:rsidR="008648C0" w:rsidRPr="008648C0" w:rsidRDefault="008648C0" w:rsidP="008648C0">
      <w:r w:rsidRPr="008648C0">
        <w:t>- 연체 이력 보유 차주</w:t>
      </w:r>
    </w:p>
    <w:p w14:paraId="6518B532" w14:textId="77777777" w:rsidR="008648C0" w:rsidRPr="008648C0" w:rsidRDefault="008648C0" w:rsidP="008648C0">
      <w:r w:rsidRPr="008648C0">
        <w:t>- 고액 대출 신청 차주</w:t>
      </w:r>
    </w:p>
    <w:p w14:paraId="7FEC30AD" w14:textId="77777777" w:rsidR="008648C0" w:rsidRPr="008648C0" w:rsidRDefault="008648C0" w:rsidP="008648C0"/>
    <w:p w14:paraId="2314642C" w14:textId="77777777" w:rsidR="008648C0" w:rsidRPr="008648C0" w:rsidRDefault="008648C0" w:rsidP="008648C0">
      <w:r w:rsidRPr="008648C0">
        <w:t>각 케이스별 대응 가이드라인 필요</w:t>
      </w:r>
    </w:p>
    <w:p w14:paraId="6053A142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3. 단계적 구현의 구체적 로드맵</w:t>
      </w:r>
    </w:p>
    <w:p w14:paraId="035E4070" w14:textId="77777777" w:rsidR="008648C0" w:rsidRPr="008648C0" w:rsidRDefault="008648C0" w:rsidP="008648C0">
      <w:r w:rsidRPr="008648C0">
        <w:rPr>
          <w:b/>
          <w:bCs/>
        </w:rPr>
        <w:t>3.1 MVP(Minimum Viable Product) 접근</w:t>
      </w:r>
    </w:p>
    <w:p w14:paraId="51DACBE6" w14:textId="77777777" w:rsidR="008648C0" w:rsidRPr="008648C0" w:rsidRDefault="008648C0" w:rsidP="008648C0">
      <w:r w:rsidRPr="008648C0">
        <w:t>1단계 (3개월): 기본 3지표 체계 구축</w:t>
      </w:r>
    </w:p>
    <w:p w14:paraId="51CD0DC5" w14:textId="77777777" w:rsidR="008648C0" w:rsidRPr="008648C0" w:rsidRDefault="008648C0" w:rsidP="008648C0">
      <w:r w:rsidRPr="008648C0">
        <w:t>- 기존 CB 데이터로 단기/중기/장기 위험도 산출</w:t>
      </w:r>
    </w:p>
    <w:p w14:paraId="429628E4" w14:textId="77777777" w:rsidR="008648C0" w:rsidRPr="008648C0" w:rsidRDefault="008648C0" w:rsidP="008648C0">
      <w:r w:rsidRPr="008648C0">
        <w:lastRenderedPageBreak/>
        <w:t>- 상환능력 × 안전기간 = 한도 공식 적용</w:t>
      </w:r>
    </w:p>
    <w:p w14:paraId="15AB8301" w14:textId="77777777" w:rsidR="008648C0" w:rsidRPr="008648C0" w:rsidRDefault="008648C0" w:rsidP="008648C0">
      <w:r w:rsidRPr="008648C0">
        <w:t>- 5단계 금리 테이블 운영</w:t>
      </w:r>
    </w:p>
    <w:p w14:paraId="6FCD7E79" w14:textId="77777777" w:rsidR="008648C0" w:rsidRPr="008648C0" w:rsidRDefault="008648C0" w:rsidP="008648C0"/>
    <w:p w14:paraId="3979E23E" w14:textId="77777777" w:rsidR="008648C0" w:rsidRPr="008648C0" w:rsidRDefault="008648C0" w:rsidP="008648C0">
      <w:r w:rsidRPr="008648C0">
        <w:t xml:space="preserve">2단계 (6개월): 동적 조정 기능 추가  </w:t>
      </w:r>
    </w:p>
    <w:p w14:paraId="13E928C9" w14:textId="77777777" w:rsidR="008648C0" w:rsidRPr="008648C0" w:rsidRDefault="008648C0" w:rsidP="008648C0">
      <w:r w:rsidRPr="008648C0">
        <w:t>- 상환 이력 기반 리스크 재평가</w:t>
      </w:r>
    </w:p>
    <w:p w14:paraId="72CE6CB3" w14:textId="77777777" w:rsidR="008648C0" w:rsidRPr="008648C0" w:rsidRDefault="008648C0" w:rsidP="008648C0">
      <w:r w:rsidRPr="008648C0">
        <w:t>- 분기별 조건 재조정 시스템</w:t>
      </w:r>
    </w:p>
    <w:p w14:paraId="742D0C61" w14:textId="77777777" w:rsidR="008648C0" w:rsidRPr="008648C0" w:rsidRDefault="008648C0" w:rsidP="008648C0"/>
    <w:p w14:paraId="7F40E117" w14:textId="77777777" w:rsidR="008648C0" w:rsidRPr="008648C0" w:rsidRDefault="008648C0" w:rsidP="008648C0">
      <w:r w:rsidRPr="008648C0">
        <w:t>3단계 (12개월): 고도화 및 자동화</w:t>
      </w:r>
    </w:p>
    <w:p w14:paraId="7708394C" w14:textId="77777777" w:rsidR="008648C0" w:rsidRPr="008648C0" w:rsidRDefault="008648C0" w:rsidP="008648C0">
      <w:r w:rsidRPr="008648C0">
        <w:t xml:space="preserve">- </w:t>
      </w:r>
      <w:proofErr w:type="spellStart"/>
      <w:r w:rsidRPr="008648C0">
        <w:t>MyData</w:t>
      </w:r>
      <w:proofErr w:type="spellEnd"/>
      <w:r w:rsidRPr="008648C0">
        <w:t xml:space="preserve"> 연동, AI 모델 정교화</w:t>
      </w:r>
    </w:p>
    <w:p w14:paraId="118B01E3" w14:textId="77777777" w:rsidR="008648C0" w:rsidRPr="008648C0" w:rsidRDefault="008648C0" w:rsidP="008648C0">
      <w:r w:rsidRPr="008648C0">
        <w:t>- 실시간 모니터링 체계 구축</w:t>
      </w:r>
    </w:p>
    <w:p w14:paraId="1CD41CE3" w14:textId="77777777" w:rsidR="008648C0" w:rsidRPr="008648C0" w:rsidRDefault="008648C0" w:rsidP="008648C0">
      <w:r w:rsidRPr="008648C0">
        <w:rPr>
          <w:b/>
          <w:bCs/>
        </w:rPr>
        <w:t>3.2 A/B 테스트 기반 검증</w:t>
      </w:r>
    </w:p>
    <w:p w14:paraId="1064E584" w14:textId="77777777" w:rsidR="008648C0" w:rsidRPr="008648C0" w:rsidRDefault="008648C0" w:rsidP="008648C0">
      <w:r w:rsidRPr="008648C0">
        <w:t>기존 방식 vs 새 방식 병행 운영:</w:t>
      </w:r>
    </w:p>
    <w:p w14:paraId="09C5C383" w14:textId="77777777" w:rsidR="008648C0" w:rsidRPr="008648C0" w:rsidRDefault="008648C0" w:rsidP="008648C0">
      <w:r w:rsidRPr="008648C0">
        <w:t>- 동일 조건 차주군을 두 그룹으로 분할</w:t>
      </w:r>
    </w:p>
    <w:p w14:paraId="02EA21CE" w14:textId="77777777" w:rsidR="008648C0" w:rsidRPr="008648C0" w:rsidRDefault="008648C0" w:rsidP="008648C0">
      <w:r w:rsidRPr="008648C0">
        <w:t>- 기존 방식: 등급별 고정 조건</w:t>
      </w:r>
    </w:p>
    <w:p w14:paraId="6B1F8B90" w14:textId="77777777" w:rsidR="008648C0" w:rsidRPr="008648C0" w:rsidRDefault="008648C0" w:rsidP="008648C0">
      <w:r w:rsidRPr="008648C0">
        <w:t>- 새 방식: 66개 확률 기반 차등 조건</w:t>
      </w:r>
    </w:p>
    <w:p w14:paraId="343A0834" w14:textId="77777777" w:rsidR="008648C0" w:rsidRPr="008648C0" w:rsidRDefault="008648C0" w:rsidP="008648C0"/>
    <w:p w14:paraId="31598B3B" w14:textId="77777777" w:rsidR="008648C0" w:rsidRPr="008648C0" w:rsidRDefault="008648C0" w:rsidP="008648C0">
      <w:r w:rsidRPr="008648C0">
        <w:t>측정 지표:</w:t>
      </w:r>
    </w:p>
    <w:p w14:paraId="533F3631" w14:textId="77777777" w:rsidR="008648C0" w:rsidRPr="008648C0" w:rsidRDefault="008648C0" w:rsidP="008648C0">
      <w:r w:rsidRPr="008648C0">
        <w:t xml:space="preserve">- </w:t>
      </w:r>
      <w:proofErr w:type="spellStart"/>
      <w:r w:rsidRPr="008648C0">
        <w:t>연체율</w:t>
      </w:r>
      <w:proofErr w:type="spellEnd"/>
      <w:r w:rsidRPr="008648C0">
        <w:t xml:space="preserve"> 개선 정도</w:t>
      </w:r>
    </w:p>
    <w:p w14:paraId="3B0ED4E3" w14:textId="77777777" w:rsidR="008648C0" w:rsidRPr="008648C0" w:rsidRDefault="008648C0" w:rsidP="008648C0">
      <w:r w:rsidRPr="008648C0">
        <w:t>- 차주 만족도 (</w:t>
      </w:r>
      <w:proofErr w:type="spellStart"/>
      <w:r w:rsidRPr="008648C0">
        <w:t>재이용률</w:t>
      </w:r>
      <w:proofErr w:type="spellEnd"/>
      <w:r w:rsidRPr="008648C0">
        <w:t>)</w:t>
      </w:r>
    </w:p>
    <w:p w14:paraId="4309CF33" w14:textId="77777777" w:rsidR="008648C0" w:rsidRPr="008648C0" w:rsidRDefault="008648C0" w:rsidP="008648C0">
      <w:r w:rsidRPr="008648C0">
        <w:t>- 투자자 수익률 개선</w:t>
      </w:r>
    </w:p>
    <w:p w14:paraId="6A5E9CFC" w14:textId="77777777" w:rsidR="008648C0" w:rsidRPr="008648C0" w:rsidRDefault="008648C0" w:rsidP="008648C0">
      <w:r w:rsidRPr="008648C0">
        <w:t>- 운영 비용 증감</w:t>
      </w:r>
    </w:p>
    <w:p w14:paraId="4AB957FF" w14:textId="77777777" w:rsidR="008648C0" w:rsidRPr="008648C0" w:rsidRDefault="008648C0" w:rsidP="008648C0"/>
    <w:p w14:paraId="4371B36B" w14:textId="77777777" w:rsidR="008648C0" w:rsidRPr="008648C0" w:rsidRDefault="008648C0" w:rsidP="008648C0">
      <w:r w:rsidRPr="008648C0">
        <w:t>→ 데이터 기반 효과성 검증 후 전면 도입</w:t>
      </w:r>
    </w:p>
    <w:p w14:paraId="7BFCEB48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4. 비용-효과 최적화</w:t>
      </w:r>
    </w:p>
    <w:p w14:paraId="30DB1A13" w14:textId="77777777" w:rsidR="008648C0" w:rsidRPr="008648C0" w:rsidRDefault="008648C0" w:rsidP="008648C0">
      <w:r w:rsidRPr="008648C0">
        <w:rPr>
          <w:b/>
          <w:bCs/>
        </w:rPr>
        <w:t>4.1 시스템 구축 비용 최소화</w:t>
      </w:r>
    </w:p>
    <w:p w14:paraId="60841A8D" w14:textId="77777777" w:rsidR="008648C0" w:rsidRPr="008648C0" w:rsidRDefault="008648C0" w:rsidP="008648C0">
      <w:r w:rsidRPr="008648C0">
        <w:lastRenderedPageBreak/>
        <w:t>이론적 접근: 완전히 새로운 시스템 구축</w:t>
      </w:r>
    </w:p>
    <w:p w14:paraId="46FB7049" w14:textId="77777777" w:rsidR="008648C0" w:rsidRPr="008648C0" w:rsidRDefault="008648C0" w:rsidP="008648C0">
      <w:r w:rsidRPr="008648C0">
        <w:t>현실적 접근: 기존 시스템 점진적 개선</w:t>
      </w:r>
    </w:p>
    <w:p w14:paraId="370F6AED" w14:textId="77777777" w:rsidR="008648C0" w:rsidRPr="008648C0" w:rsidRDefault="008648C0" w:rsidP="008648C0"/>
    <w:p w14:paraId="6585C7BC" w14:textId="77777777" w:rsidR="008648C0" w:rsidRPr="008648C0" w:rsidRDefault="008648C0" w:rsidP="008648C0">
      <w:r w:rsidRPr="008648C0">
        <w:t>구현 방식:</w:t>
      </w:r>
    </w:p>
    <w:p w14:paraId="584C55A1" w14:textId="77777777" w:rsidR="008648C0" w:rsidRPr="008648C0" w:rsidRDefault="008648C0" w:rsidP="008648C0">
      <w:r w:rsidRPr="008648C0">
        <w:t>- 기존 CSS에 3개 지표 추가 모듈 개발</w:t>
      </w:r>
    </w:p>
    <w:p w14:paraId="037DF5A2" w14:textId="77777777" w:rsidR="008648C0" w:rsidRPr="008648C0" w:rsidRDefault="008648C0" w:rsidP="008648C0">
      <w:r w:rsidRPr="008648C0">
        <w:t>- 한도 산정 로직만 수정 (기간 × 상환능력)</w:t>
      </w:r>
    </w:p>
    <w:p w14:paraId="1244E9CC" w14:textId="77777777" w:rsidR="008648C0" w:rsidRPr="008648C0" w:rsidRDefault="008648C0" w:rsidP="008648C0">
      <w:r w:rsidRPr="008648C0">
        <w:t>- 금리 테이블 업데이트</w:t>
      </w:r>
    </w:p>
    <w:p w14:paraId="78C9F572" w14:textId="77777777" w:rsidR="008648C0" w:rsidRPr="008648C0" w:rsidRDefault="008648C0" w:rsidP="008648C0"/>
    <w:p w14:paraId="76DA1B69" w14:textId="77777777" w:rsidR="008648C0" w:rsidRPr="008648C0" w:rsidRDefault="008648C0" w:rsidP="008648C0">
      <w:r w:rsidRPr="008648C0">
        <w:t>→ 개발 비용 70% 절감 가능</w:t>
      </w:r>
    </w:p>
    <w:p w14:paraId="285A74DF" w14:textId="77777777" w:rsidR="008648C0" w:rsidRPr="008648C0" w:rsidRDefault="008648C0" w:rsidP="008648C0">
      <w:r w:rsidRPr="008648C0">
        <w:rPr>
          <w:b/>
          <w:bCs/>
        </w:rPr>
        <w:t>4.2 ROI 측정 가능한 KPI 설정</w:t>
      </w:r>
    </w:p>
    <w:p w14:paraId="31424DE1" w14:textId="77777777" w:rsidR="008648C0" w:rsidRPr="008648C0" w:rsidRDefault="008648C0" w:rsidP="008648C0">
      <w:r w:rsidRPr="008648C0">
        <w:t>정성적 목표 → 정량적 KPI 변환:</w:t>
      </w:r>
    </w:p>
    <w:p w14:paraId="57B2736C" w14:textId="77777777" w:rsidR="008648C0" w:rsidRPr="008648C0" w:rsidRDefault="008648C0" w:rsidP="008648C0"/>
    <w:p w14:paraId="7402E965" w14:textId="77777777" w:rsidR="008648C0" w:rsidRPr="008648C0" w:rsidRDefault="008648C0" w:rsidP="008648C0">
      <w:r w:rsidRPr="008648C0">
        <w:t>1. 역선택 해소 → 우량 차주 비율 20% 증가</w:t>
      </w:r>
    </w:p>
    <w:p w14:paraId="2EC0CEDD" w14:textId="77777777" w:rsidR="008648C0" w:rsidRPr="008648C0" w:rsidRDefault="008648C0" w:rsidP="008648C0">
      <w:r w:rsidRPr="008648C0">
        <w:t xml:space="preserve">2. </w:t>
      </w:r>
      <w:proofErr w:type="spellStart"/>
      <w:r w:rsidRPr="008648C0">
        <w:t>연체율</w:t>
      </w:r>
      <w:proofErr w:type="spellEnd"/>
      <w:r w:rsidRPr="008648C0">
        <w:t xml:space="preserve"> 개선 → 전체 </w:t>
      </w:r>
      <w:proofErr w:type="spellStart"/>
      <w:r w:rsidRPr="008648C0">
        <w:t>연체율</w:t>
      </w:r>
      <w:proofErr w:type="spellEnd"/>
      <w:r w:rsidRPr="008648C0">
        <w:t xml:space="preserve"> 2%p 감소  </w:t>
      </w:r>
    </w:p>
    <w:p w14:paraId="35CCC1D6" w14:textId="77777777" w:rsidR="008648C0" w:rsidRPr="008648C0" w:rsidRDefault="008648C0" w:rsidP="008648C0">
      <w:r w:rsidRPr="008648C0">
        <w:t>3. 수익성 개선 → 플랫폼 수수료 수익 15% 증가</w:t>
      </w:r>
    </w:p>
    <w:p w14:paraId="0B350883" w14:textId="77777777" w:rsidR="008648C0" w:rsidRPr="008648C0" w:rsidRDefault="008648C0" w:rsidP="008648C0">
      <w:r w:rsidRPr="008648C0">
        <w:t>4. 투자자 만족 → 재투자율 25% 증가</w:t>
      </w:r>
    </w:p>
    <w:p w14:paraId="0C942DEF" w14:textId="77777777" w:rsidR="008648C0" w:rsidRPr="008648C0" w:rsidRDefault="008648C0" w:rsidP="008648C0"/>
    <w:p w14:paraId="2BB2E0F9" w14:textId="77777777" w:rsidR="008648C0" w:rsidRPr="008648C0" w:rsidRDefault="008648C0" w:rsidP="008648C0">
      <w:r w:rsidRPr="008648C0">
        <w:t>→ 경영진 설득용 명확한 성과 지표</w:t>
      </w:r>
    </w:p>
    <w:p w14:paraId="086D7E50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5. 리스크 관리 및 컴플라이언스</w:t>
      </w:r>
    </w:p>
    <w:p w14:paraId="6B936BF9" w14:textId="77777777" w:rsidR="008648C0" w:rsidRPr="008648C0" w:rsidRDefault="008648C0" w:rsidP="008648C0">
      <w:r w:rsidRPr="008648C0">
        <w:rPr>
          <w:b/>
          <w:bCs/>
        </w:rPr>
        <w:t>5.1 규제 리스크 최소화</w:t>
      </w:r>
    </w:p>
    <w:p w14:paraId="11A2100B" w14:textId="77777777" w:rsidR="008648C0" w:rsidRPr="008648C0" w:rsidRDefault="008648C0" w:rsidP="008648C0">
      <w:r w:rsidRPr="008648C0">
        <w:t>우려 사항: 알고리즘 기반 차별 논란</w:t>
      </w:r>
    </w:p>
    <w:p w14:paraId="114E2EB8" w14:textId="77777777" w:rsidR="008648C0" w:rsidRPr="008648C0" w:rsidRDefault="008648C0" w:rsidP="008648C0">
      <w:r w:rsidRPr="008648C0">
        <w:t>대응 방안:</w:t>
      </w:r>
    </w:p>
    <w:p w14:paraId="7F630F93" w14:textId="77777777" w:rsidR="008648C0" w:rsidRPr="008648C0" w:rsidRDefault="008648C0" w:rsidP="008648C0"/>
    <w:p w14:paraId="1659663A" w14:textId="77777777" w:rsidR="008648C0" w:rsidRPr="008648C0" w:rsidRDefault="008648C0" w:rsidP="008648C0">
      <w:r w:rsidRPr="008648C0">
        <w:t>1. 투명성 확보: 점수 산정 근거 공개</w:t>
      </w:r>
    </w:p>
    <w:p w14:paraId="7EB3813A" w14:textId="77777777" w:rsidR="008648C0" w:rsidRPr="008648C0" w:rsidRDefault="008648C0" w:rsidP="008648C0">
      <w:r w:rsidRPr="008648C0">
        <w:t xml:space="preserve">2. 공정성 검증: 성별/연령 등 차별 요소 배제  </w:t>
      </w:r>
    </w:p>
    <w:p w14:paraId="47719D2F" w14:textId="77777777" w:rsidR="008648C0" w:rsidRPr="008648C0" w:rsidRDefault="008648C0" w:rsidP="008648C0">
      <w:r w:rsidRPr="008648C0">
        <w:lastRenderedPageBreak/>
        <w:t>3. 구제 절차: 이의제기 및 재심사 체계</w:t>
      </w:r>
    </w:p>
    <w:p w14:paraId="6CA7EB83" w14:textId="77777777" w:rsidR="008648C0" w:rsidRPr="008648C0" w:rsidRDefault="008648C0" w:rsidP="008648C0">
      <w:r w:rsidRPr="008648C0">
        <w:t>4. 최소 보장: 모든 차주에게 최소 한도 제공</w:t>
      </w:r>
    </w:p>
    <w:p w14:paraId="0102FFD2" w14:textId="77777777" w:rsidR="008648C0" w:rsidRPr="008648C0" w:rsidRDefault="008648C0" w:rsidP="008648C0"/>
    <w:p w14:paraId="6B1CDF3F" w14:textId="77777777" w:rsidR="008648C0" w:rsidRPr="008648C0" w:rsidRDefault="008648C0" w:rsidP="008648C0">
      <w:r w:rsidRPr="008648C0">
        <w:t>→ 규제 당국과 사전 협의 필수</w:t>
      </w:r>
    </w:p>
    <w:p w14:paraId="4DAD6A6D" w14:textId="77777777" w:rsidR="008648C0" w:rsidRPr="008648C0" w:rsidRDefault="008648C0" w:rsidP="008648C0">
      <w:r w:rsidRPr="008648C0">
        <w:rPr>
          <w:b/>
          <w:bCs/>
        </w:rPr>
        <w:t>5.2 시스템 안정성 확보</w:t>
      </w:r>
    </w:p>
    <w:p w14:paraId="10D8A441" w14:textId="77777777" w:rsidR="008648C0" w:rsidRPr="008648C0" w:rsidRDefault="008648C0" w:rsidP="008648C0">
      <w:r w:rsidRPr="008648C0">
        <w:t>핵심 원칙: 시스템 장애 시에도 서비스 중단 없이 운영</w:t>
      </w:r>
    </w:p>
    <w:p w14:paraId="6221FE1E" w14:textId="77777777" w:rsidR="008648C0" w:rsidRPr="008648C0" w:rsidRDefault="008648C0" w:rsidP="008648C0"/>
    <w:p w14:paraId="4D1EC10E" w14:textId="77777777" w:rsidR="008648C0" w:rsidRPr="008648C0" w:rsidRDefault="008648C0" w:rsidP="008648C0">
      <w:r w:rsidRPr="008648C0">
        <w:t>Fail-safe 메커니즘:</w:t>
      </w:r>
    </w:p>
    <w:p w14:paraId="2FE10F1A" w14:textId="77777777" w:rsidR="008648C0" w:rsidRPr="008648C0" w:rsidRDefault="008648C0" w:rsidP="008648C0">
      <w:r w:rsidRPr="008648C0">
        <w:t>- AI 모델 오류 시 → 기존 등급 체계로 자동 전환</w:t>
      </w:r>
    </w:p>
    <w:p w14:paraId="680D2A31" w14:textId="77777777" w:rsidR="008648C0" w:rsidRPr="008648C0" w:rsidRDefault="008648C0" w:rsidP="008648C0">
      <w:r w:rsidRPr="008648C0">
        <w:t>- 데이터 품질 이슈 시 → 보수적 기준 적용</w:t>
      </w:r>
    </w:p>
    <w:p w14:paraId="5C187A28" w14:textId="77777777" w:rsidR="008648C0" w:rsidRPr="008648C0" w:rsidRDefault="008648C0" w:rsidP="008648C0">
      <w:r w:rsidRPr="008648C0">
        <w:t>- 과부하 상황 시 → 단순화된 룰 기반 처리</w:t>
      </w:r>
    </w:p>
    <w:p w14:paraId="32134100" w14:textId="77777777" w:rsidR="008648C0" w:rsidRPr="008648C0" w:rsidRDefault="008648C0" w:rsidP="008648C0"/>
    <w:p w14:paraId="27B16921" w14:textId="77777777" w:rsidR="008648C0" w:rsidRPr="008648C0" w:rsidRDefault="008648C0" w:rsidP="008648C0">
      <w:r w:rsidRPr="008648C0">
        <w:t>→ 99.9% 가용성 보장</w:t>
      </w:r>
    </w:p>
    <w:p w14:paraId="5C1ADF71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6. 차별화된 경쟁 전략</w:t>
      </w:r>
    </w:p>
    <w:p w14:paraId="0DFAE4B2" w14:textId="77777777" w:rsidR="008648C0" w:rsidRPr="008648C0" w:rsidRDefault="008648C0" w:rsidP="008648C0">
      <w:r w:rsidRPr="008648C0">
        <w:rPr>
          <w:b/>
          <w:bCs/>
        </w:rPr>
        <w:t xml:space="preserve">6.1 기존 업체 대비 </w:t>
      </w:r>
      <w:proofErr w:type="spellStart"/>
      <w:r w:rsidRPr="008648C0">
        <w:rPr>
          <w:b/>
          <w:bCs/>
        </w:rPr>
        <w:t>차별점</w:t>
      </w:r>
      <w:proofErr w:type="spellEnd"/>
    </w:p>
    <w:p w14:paraId="6D2430B1" w14:textId="77777777" w:rsidR="008648C0" w:rsidRPr="008648C0" w:rsidRDefault="008648C0" w:rsidP="008648C0">
      <w:r w:rsidRPr="008648C0">
        <w:t>카카오뱅크, 토스 등 대비:</w:t>
      </w:r>
    </w:p>
    <w:p w14:paraId="206CE0B4" w14:textId="77777777" w:rsidR="008648C0" w:rsidRPr="008648C0" w:rsidRDefault="008648C0" w:rsidP="008648C0">
      <w:r w:rsidRPr="008648C0">
        <w:t>- 동일한 기술 경쟁이 아닌 "시간 위험 전문성"</w:t>
      </w:r>
      <w:proofErr w:type="spellStart"/>
      <w:r w:rsidRPr="008648C0">
        <w:t>으로</w:t>
      </w:r>
      <w:proofErr w:type="spellEnd"/>
      <w:r w:rsidRPr="008648C0">
        <w:t xml:space="preserve"> 차별화</w:t>
      </w:r>
    </w:p>
    <w:p w14:paraId="0BF50A2C" w14:textId="77777777" w:rsidR="008648C0" w:rsidRPr="008648C0" w:rsidRDefault="008648C0" w:rsidP="008648C0">
      <w:r w:rsidRPr="008648C0">
        <w:t xml:space="preserve">- 은행이 기피하는 </w:t>
      </w:r>
      <w:proofErr w:type="spellStart"/>
      <w:r w:rsidRPr="008648C0">
        <w:t>중위험</w:t>
      </w:r>
      <w:proofErr w:type="spellEnd"/>
      <w:r w:rsidRPr="008648C0">
        <w:t xml:space="preserve"> 차주층에 특화</w:t>
      </w:r>
    </w:p>
    <w:p w14:paraId="5293F6FA" w14:textId="77777777" w:rsidR="008648C0" w:rsidRPr="008648C0" w:rsidRDefault="008648C0" w:rsidP="008648C0">
      <w:r w:rsidRPr="008648C0">
        <w:t>- 투자자에게 명확한 위험-수익 구조 제시</w:t>
      </w:r>
    </w:p>
    <w:p w14:paraId="1176A91E" w14:textId="77777777" w:rsidR="008648C0" w:rsidRPr="008648C0" w:rsidRDefault="008648C0" w:rsidP="008648C0"/>
    <w:p w14:paraId="1042A4A4" w14:textId="77777777" w:rsidR="008648C0" w:rsidRPr="008648C0" w:rsidRDefault="008648C0" w:rsidP="008648C0">
      <w:r w:rsidRPr="008648C0">
        <w:t>→ 블루오션 시장 창출</w:t>
      </w:r>
    </w:p>
    <w:p w14:paraId="67B2D8A7" w14:textId="77777777" w:rsidR="008648C0" w:rsidRPr="008648C0" w:rsidRDefault="008648C0" w:rsidP="008648C0">
      <w:r w:rsidRPr="008648C0">
        <w:rPr>
          <w:b/>
          <w:bCs/>
        </w:rPr>
        <w:t>6.2 확장 가능성</w:t>
      </w:r>
    </w:p>
    <w:p w14:paraId="532E7DE5" w14:textId="77777777" w:rsidR="008648C0" w:rsidRPr="008648C0" w:rsidRDefault="008648C0" w:rsidP="008648C0">
      <w:r w:rsidRPr="008648C0">
        <w:t>단계적 사업 확장:</w:t>
      </w:r>
    </w:p>
    <w:p w14:paraId="39A0A45E" w14:textId="77777777" w:rsidR="008648C0" w:rsidRPr="008648C0" w:rsidRDefault="008648C0" w:rsidP="008648C0">
      <w:r w:rsidRPr="008648C0">
        <w:t>1. 개인 신용대출 → 소상공인 대출</w:t>
      </w:r>
    </w:p>
    <w:p w14:paraId="62CE6C62" w14:textId="77777777" w:rsidR="008648C0" w:rsidRPr="008648C0" w:rsidRDefault="008648C0" w:rsidP="008648C0">
      <w:r w:rsidRPr="008648C0">
        <w:t xml:space="preserve">2. 국내 P2P → 해외 진출  </w:t>
      </w:r>
    </w:p>
    <w:p w14:paraId="2420DB52" w14:textId="77777777" w:rsidR="008648C0" w:rsidRPr="008648C0" w:rsidRDefault="008648C0" w:rsidP="008648C0">
      <w:r w:rsidRPr="008648C0">
        <w:lastRenderedPageBreak/>
        <w:t xml:space="preserve">3. </w:t>
      </w:r>
      <w:proofErr w:type="spellStart"/>
      <w:r w:rsidRPr="008648C0">
        <w:t>대출업</w:t>
      </w:r>
      <w:proofErr w:type="spellEnd"/>
      <w:r w:rsidRPr="008648C0">
        <w:t xml:space="preserve"> → 종합 </w:t>
      </w:r>
      <w:proofErr w:type="spellStart"/>
      <w:r w:rsidRPr="008648C0">
        <w:t>핀테크</w:t>
      </w:r>
      <w:proofErr w:type="spellEnd"/>
      <w:r w:rsidRPr="008648C0">
        <w:t xml:space="preserve"> 플랫폼</w:t>
      </w:r>
    </w:p>
    <w:p w14:paraId="1B8AABF6" w14:textId="77777777" w:rsidR="008648C0" w:rsidRPr="008648C0" w:rsidRDefault="008648C0" w:rsidP="008648C0"/>
    <w:p w14:paraId="31F3C7AC" w14:textId="77777777" w:rsidR="008648C0" w:rsidRPr="008648C0" w:rsidRDefault="008648C0" w:rsidP="008648C0">
      <w:r w:rsidRPr="008648C0">
        <w:t>핵심 역량: "</w:t>
      </w:r>
      <w:proofErr w:type="spellStart"/>
      <w:r w:rsidRPr="008648C0">
        <w:t>시간축</w:t>
      </w:r>
      <w:proofErr w:type="spellEnd"/>
      <w:r w:rsidRPr="008648C0">
        <w:t xml:space="preserve"> 리스크 관리 기술"</w:t>
      </w:r>
    </w:p>
    <w:p w14:paraId="703FDA03" w14:textId="77777777" w:rsidR="008648C0" w:rsidRPr="008648C0" w:rsidRDefault="008648C0" w:rsidP="008648C0">
      <w:r w:rsidRPr="008648C0">
        <w:t>→ 다양한 금융 상품으로 적용 가능</w:t>
      </w:r>
    </w:p>
    <w:p w14:paraId="5C9B9EB2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7. 최종 실행 제언</w:t>
      </w:r>
    </w:p>
    <w:p w14:paraId="59240B5F" w14:textId="77777777" w:rsidR="008648C0" w:rsidRPr="008648C0" w:rsidRDefault="008648C0" w:rsidP="008648C0">
      <w:r w:rsidRPr="008648C0">
        <w:rPr>
          <w:b/>
          <w:bCs/>
        </w:rPr>
        <w:t>7.1 우선순위 기반 실행</w:t>
      </w:r>
    </w:p>
    <w:p w14:paraId="56D52D40" w14:textId="77777777" w:rsidR="008648C0" w:rsidRPr="008648C0" w:rsidRDefault="008648C0" w:rsidP="008648C0">
      <w:r w:rsidRPr="008648C0">
        <w:t>High Priority: 생존에 필수적 요소</w:t>
      </w:r>
    </w:p>
    <w:p w14:paraId="4B35E61D" w14:textId="77777777" w:rsidR="008648C0" w:rsidRPr="008648C0" w:rsidRDefault="008648C0" w:rsidP="008648C0">
      <w:r w:rsidRPr="008648C0">
        <w:t>- 상환능력 기반 한도 산정 로직 구축</w:t>
      </w:r>
    </w:p>
    <w:p w14:paraId="6DC9B5A8" w14:textId="77777777" w:rsidR="008648C0" w:rsidRPr="008648C0" w:rsidRDefault="008648C0" w:rsidP="008648C0">
      <w:r w:rsidRPr="008648C0">
        <w:t>- 3개 핵심 지표 기반 리스크 평가</w:t>
      </w:r>
    </w:p>
    <w:p w14:paraId="6E4AE70A" w14:textId="77777777" w:rsidR="008648C0" w:rsidRPr="008648C0" w:rsidRDefault="008648C0" w:rsidP="008648C0">
      <w:r w:rsidRPr="008648C0">
        <w:t>- 기본적인 차등 금리 체계</w:t>
      </w:r>
    </w:p>
    <w:p w14:paraId="4A8E51F5" w14:textId="77777777" w:rsidR="008648C0" w:rsidRPr="008648C0" w:rsidRDefault="008648C0" w:rsidP="008648C0"/>
    <w:p w14:paraId="50EB106D" w14:textId="77777777" w:rsidR="008648C0" w:rsidRPr="008648C0" w:rsidRDefault="008648C0" w:rsidP="008648C0">
      <w:r w:rsidRPr="008648C0">
        <w:t xml:space="preserve">Medium Priority: 경쟁력 강화 요소  </w:t>
      </w:r>
    </w:p>
    <w:p w14:paraId="64E1F911" w14:textId="77777777" w:rsidR="008648C0" w:rsidRPr="008648C0" w:rsidRDefault="008648C0" w:rsidP="008648C0">
      <w:r w:rsidRPr="008648C0">
        <w:t>- 동적 조정 메커니즘</w:t>
      </w:r>
    </w:p>
    <w:p w14:paraId="4C1CE85A" w14:textId="77777777" w:rsidR="008648C0" w:rsidRPr="008648C0" w:rsidRDefault="008648C0" w:rsidP="008648C0">
      <w:r w:rsidRPr="008648C0">
        <w:t xml:space="preserve">- </w:t>
      </w:r>
      <w:proofErr w:type="spellStart"/>
      <w:r w:rsidRPr="008648C0">
        <w:t>MyData</w:t>
      </w:r>
      <w:proofErr w:type="spellEnd"/>
      <w:r w:rsidRPr="008648C0">
        <w:t xml:space="preserve"> 연동</w:t>
      </w:r>
    </w:p>
    <w:p w14:paraId="0C0AA31C" w14:textId="77777777" w:rsidR="008648C0" w:rsidRPr="008648C0" w:rsidRDefault="008648C0" w:rsidP="008648C0">
      <w:r w:rsidRPr="008648C0">
        <w:t>- 투자자 매칭 시스템</w:t>
      </w:r>
    </w:p>
    <w:p w14:paraId="0F20178E" w14:textId="77777777" w:rsidR="008648C0" w:rsidRPr="008648C0" w:rsidRDefault="008648C0" w:rsidP="008648C0"/>
    <w:p w14:paraId="5D3466C5" w14:textId="77777777" w:rsidR="008648C0" w:rsidRPr="008648C0" w:rsidRDefault="008648C0" w:rsidP="008648C0">
      <w:r w:rsidRPr="008648C0">
        <w:t>Low Priority: 미래 준비 요소</w:t>
      </w:r>
    </w:p>
    <w:p w14:paraId="3E5778A5" w14:textId="77777777" w:rsidR="008648C0" w:rsidRPr="008648C0" w:rsidRDefault="008648C0" w:rsidP="008648C0">
      <w:r w:rsidRPr="008648C0">
        <w:t>- 완전 자동화 AI 시스템</w:t>
      </w:r>
    </w:p>
    <w:p w14:paraId="3CBC2D0E" w14:textId="77777777" w:rsidR="008648C0" w:rsidRPr="008648C0" w:rsidRDefault="008648C0" w:rsidP="008648C0">
      <w:r w:rsidRPr="008648C0">
        <w:t>- 실시간 모니터링</w:t>
      </w:r>
    </w:p>
    <w:p w14:paraId="1A194722" w14:textId="77777777" w:rsidR="008648C0" w:rsidRPr="008648C0" w:rsidRDefault="008648C0" w:rsidP="008648C0">
      <w:r w:rsidRPr="008648C0">
        <w:t>- 해외 진출 준비</w:t>
      </w:r>
    </w:p>
    <w:p w14:paraId="56CA9D0C" w14:textId="77777777" w:rsidR="008648C0" w:rsidRPr="008648C0" w:rsidRDefault="008648C0" w:rsidP="008648C0">
      <w:r w:rsidRPr="008648C0">
        <w:rPr>
          <w:b/>
          <w:bCs/>
        </w:rPr>
        <w:t>7.2 성공 확률 제고 방안</w:t>
      </w:r>
    </w:p>
    <w:p w14:paraId="35F7A9F4" w14:textId="77777777" w:rsidR="008648C0" w:rsidRPr="008648C0" w:rsidRDefault="008648C0" w:rsidP="008648C0">
      <w:r w:rsidRPr="008648C0">
        <w:t xml:space="preserve">이론적 완성도 </w:t>
      </w:r>
      <w:proofErr w:type="gramStart"/>
      <w:r w:rsidRPr="008648C0">
        <w:t>&lt; 실무적</w:t>
      </w:r>
      <w:proofErr w:type="gramEnd"/>
      <w:r w:rsidRPr="008648C0">
        <w:t xml:space="preserve"> 실행력</w:t>
      </w:r>
    </w:p>
    <w:p w14:paraId="793FD240" w14:textId="77777777" w:rsidR="008648C0" w:rsidRPr="008648C0" w:rsidRDefault="008648C0" w:rsidP="008648C0"/>
    <w:p w14:paraId="2071CE93" w14:textId="77777777" w:rsidR="008648C0" w:rsidRPr="008648C0" w:rsidRDefault="008648C0" w:rsidP="008648C0">
      <w:r w:rsidRPr="008648C0">
        <w:t>핵심 성공 요인:</w:t>
      </w:r>
    </w:p>
    <w:p w14:paraId="490E917A" w14:textId="77777777" w:rsidR="008648C0" w:rsidRPr="008648C0" w:rsidRDefault="008648C0" w:rsidP="008648C0">
      <w:r w:rsidRPr="008648C0">
        <w:t>- 단순하고 명확한 구조</w:t>
      </w:r>
    </w:p>
    <w:p w14:paraId="4EEFD860" w14:textId="77777777" w:rsidR="008648C0" w:rsidRPr="008648C0" w:rsidRDefault="008648C0" w:rsidP="008648C0">
      <w:r w:rsidRPr="008648C0">
        <w:lastRenderedPageBreak/>
        <w:t>- 점진적이고 검증 가능한 개선</w:t>
      </w:r>
    </w:p>
    <w:p w14:paraId="624CB9A8" w14:textId="77777777" w:rsidR="008648C0" w:rsidRPr="008648C0" w:rsidRDefault="008648C0" w:rsidP="008648C0">
      <w:r w:rsidRPr="008648C0">
        <w:t>- 현장 실무진이 이해하고 운영 가능한 시스템</w:t>
      </w:r>
    </w:p>
    <w:p w14:paraId="347B599E" w14:textId="77777777" w:rsidR="008648C0" w:rsidRPr="008648C0" w:rsidRDefault="008648C0" w:rsidP="008648C0">
      <w:r w:rsidRPr="008648C0">
        <w:t>- 명확한 성과 측정과 지속적 개선</w:t>
      </w:r>
    </w:p>
    <w:p w14:paraId="7B29D857" w14:textId="77777777" w:rsidR="008648C0" w:rsidRPr="008648C0" w:rsidRDefault="008648C0" w:rsidP="008648C0"/>
    <w:p w14:paraId="0F5D688F" w14:textId="77777777" w:rsidR="008648C0" w:rsidRPr="008648C0" w:rsidRDefault="008648C0" w:rsidP="008648C0">
      <w:r w:rsidRPr="008648C0">
        <w:t>→ "완벽한 시스템"보다 "실행 가능한 개선"</w:t>
      </w:r>
    </w:p>
    <w:p w14:paraId="0D80FF9B" w14:textId="77777777" w:rsidR="008648C0" w:rsidRPr="008648C0" w:rsidRDefault="008648C0" w:rsidP="008648C0">
      <w:r w:rsidRPr="008648C0">
        <w:rPr>
          <w:b/>
          <w:bCs/>
        </w:rPr>
        <w:t>결론적으로</w:t>
      </w:r>
      <w:r w:rsidRPr="008648C0">
        <w:t xml:space="preserve">, 기존 의견의 이론적 완성도는 유지하되 </w:t>
      </w:r>
      <w:r w:rsidRPr="008648C0">
        <w:rPr>
          <w:b/>
          <w:bCs/>
        </w:rPr>
        <w:t>실무 현장에서 실제로 구현하고 운영할 수 있는 현실적 방안</w:t>
      </w:r>
      <w:r w:rsidRPr="008648C0">
        <w:t>으로 구체화했습니다. 핵심은 **"복잡한 이론의 단순한 실행"**을 통해 66개 연체확률의 가치를 실제 시장에서 구현하는 것입니다.</w:t>
      </w:r>
    </w:p>
    <w:p w14:paraId="7F1BBD70" w14:textId="3DF18E4F" w:rsidR="008648C0" w:rsidRDefault="008648C0">
      <w:pPr>
        <w:widowControl/>
        <w:wordWrap/>
        <w:autoSpaceDE/>
        <w:autoSpaceDN/>
      </w:pPr>
      <w:r>
        <w:br w:type="page"/>
      </w:r>
    </w:p>
    <w:p w14:paraId="0F2F2779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lastRenderedPageBreak/>
        <w:t xml:space="preserve">66개 연체확률 기반 P2P 금융: 실현 가능한 양방향 매칭 체계 - 최종 </w:t>
      </w:r>
      <w:proofErr w:type="spellStart"/>
      <w:r w:rsidRPr="008648C0">
        <w:rPr>
          <w:b/>
          <w:bCs/>
        </w:rPr>
        <w:t>통합안</w:t>
      </w:r>
      <w:proofErr w:type="spellEnd"/>
    </w:p>
    <w:p w14:paraId="1F0A1497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1. 기본 철학: 이론과 실무의 균형</w:t>
      </w:r>
    </w:p>
    <w:p w14:paraId="60C4B135" w14:textId="77777777" w:rsidR="008648C0" w:rsidRPr="008648C0" w:rsidRDefault="008648C0" w:rsidP="008648C0">
      <w:r w:rsidRPr="008648C0">
        <w:t xml:space="preserve">1.1 </w:t>
      </w:r>
      <w:r w:rsidRPr="008648C0">
        <w:rPr>
          <w:b/>
          <w:bCs/>
        </w:rPr>
        <w:t>핵심 철학</w:t>
      </w:r>
    </w:p>
    <w:p w14:paraId="74CF1B9D" w14:textId="77777777" w:rsidR="008648C0" w:rsidRPr="008648C0" w:rsidRDefault="008648C0" w:rsidP="008648C0">
      <w:pPr>
        <w:numPr>
          <w:ilvl w:val="0"/>
          <w:numId w:val="87"/>
        </w:numPr>
      </w:pPr>
      <w:r w:rsidRPr="008648C0">
        <w:t xml:space="preserve">P2P는 </w:t>
      </w:r>
      <w:r w:rsidRPr="008648C0">
        <w:rPr>
          <w:b/>
          <w:bCs/>
        </w:rPr>
        <w:t>차주-투자자 간 쌍방향 매칭</w:t>
      </w:r>
      <w:r w:rsidRPr="008648C0">
        <w:t>이 본질</w:t>
      </w:r>
    </w:p>
    <w:p w14:paraId="48633C50" w14:textId="77777777" w:rsidR="008648C0" w:rsidRPr="008648C0" w:rsidRDefault="008648C0" w:rsidP="008648C0">
      <w:pPr>
        <w:numPr>
          <w:ilvl w:val="0"/>
          <w:numId w:val="87"/>
        </w:numPr>
      </w:pPr>
      <w:r w:rsidRPr="008648C0">
        <w:t xml:space="preserve">66개 연체확률은 그 매칭을 위한 </w:t>
      </w:r>
      <w:r w:rsidRPr="008648C0">
        <w:rPr>
          <w:b/>
          <w:bCs/>
        </w:rPr>
        <w:t>정밀한 시간 기반 리스크 언어</w:t>
      </w:r>
    </w:p>
    <w:p w14:paraId="220DA0A8" w14:textId="77777777" w:rsidR="008648C0" w:rsidRPr="008648C0" w:rsidRDefault="008648C0" w:rsidP="008648C0">
      <w:r w:rsidRPr="008648C0">
        <w:t xml:space="preserve">1.2 </w:t>
      </w:r>
      <w:r w:rsidRPr="008648C0">
        <w:rPr>
          <w:b/>
          <w:bCs/>
        </w:rPr>
        <w:t>통합 방향성</w:t>
      </w:r>
    </w:p>
    <w:p w14:paraId="7FD90D77" w14:textId="77777777" w:rsidR="008648C0" w:rsidRPr="008648C0" w:rsidRDefault="008648C0" w:rsidP="008648C0">
      <w:pPr>
        <w:numPr>
          <w:ilvl w:val="0"/>
          <w:numId w:val="88"/>
        </w:numPr>
      </w:pPr>
      <w:r w:rsidRPr="008648C0">
        <w:t xml:space="preserve">친구 의견: </w:t>
      </w:r>
      <w:r w:rsidRPr="008648C0">
        <w:rPr>
          <w:b/>
          <w:bCs/>
        </w:rPr>
        <w:t>이상적 시장 기반 설계</w:t>
      </w:r>
      <w:r w:rsidRPr="008648C0">
        <w:t>의 방향성을 정확히 제시</w:t>
      </w:r>
    </w:p>
    <w:p w14:paraId="44E69686" w14:textId="77777777" w:rsidR="008648C0" w:rsidRPr="008648C0" w:rsidRDefault="008648C0" w:rsidP="008648C0">
      <w:pPr>
        <w:numPr>
          <w:ilvl w:val="0"/>
          <w:numId w:val="88"/>
        </w:numPr>
      </w:pPr>
      <w:r w:rsidRPr="008648C0">
        <w:t xml:space="preserve">보완 의견: </w:t>
      </w:r>
      <w:r w:rsidRPr="008648C0">
        <w:rPr>
          <w:b/>
          <w:bCs/>
        </w:rPr>
        <w:t>실무 현실, 플랫폼 운영 가능성</w:t>
      </w:r>
      <w:r w:rsidRPr="008648C0">
        <w:t>을 구체적으로 반영</w:t>
      </w:r>
    </w:p>
    <w:p w14:paraId="5D297C1A" w14:textId="77777777" w:rsidR="008648C0" w:rsidRPr="008648C0" w:rsidRDefault="008648C0" w:rsidP="008648C0">
      <w:r w:rsidRPr="008648C0">
        <w:pict w14:anchorId="24B2CDFA">
          <v:rect id="_x0000_i1388" style="width:0;height:1.5pt" o:hralign="center" o:hrstd="t" o:hr="t" fillcolor="#a0a0a0" stroked="f"/>
        </w:pict>
      </w:r>
    </w:p>
    <w:p w14:paraId="1B8AE117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2. 금리, 한도, 기간, 자격의 설계 원칙</w:t>
      </w:r>
    </w:p>
    <w:p w14:paraId="39E9FB8F" w14:textId="77777777" w:rsidR="008648C0" w:rsidRPr="008648C0" w:rsidRDefault="008648C0" w:rsidP="008648C0">
      <w:r w:rsidRPr="008648C0">
        <w:t xml:space="preserve">2.1 </w:t>
      </w:r>
      <w:r w:rsidRPr="008648C0">
        <w:rPr>
          <w:b/>
          <w:bCs/>
        </w:rPr>
        <w:t>금리</w:t>
      </w:r>
    </w:p>
    <w:p w14:paraId="60646C5F" w14:textId="77777777" w:rsidR="008648C0" w:rsidRPr="008648C0" w:rsidRDefault="008648C0" w:rsidP="008648C0">
      <w:pPr>
        <w:numPr>
          <w:ilvl w:val="0"/>
          <w:numId w:val="89"/>
        </w:numPr>
      </w:pPr>
      <w:r w:rsidRPr="008648C0">
        <w:t xml:space="preserve">기본 금리 = 66개 연체확률 기반 </w:t>
      </w:r>
      <w:r w:rsidRPr="008648C0">
        <w:rPr>
          <w:b/>
          <w:bCs/>
        </w:rPr>
        <w:t>위험 프리미엄</w:t>
      </w:r>
    </w:p>
    <w:p w14:paraId="079E6709" w14:textId="77777777" w:rsidR="008648C0" w:rsidRPr="008648C0" w:rsidRDefault="008648C0" w:rsidP="008648C0">
      <w:pPr>
        <w:numPr>
          <w:ilvl w:val="0"/>
          <w:numId w:val="89"/>
        </w:numPr>
      </w:pPr>
      <w:r w:rsidRPr="008648C0">
        <w:t xml:space="preserve">조정 금리 = </w:t>
      </w:r>
      <w:r w:rsidRPr="008648C0">
        <w:rPr>
          <w:b/>
          <w:bCs/>
        </w:rPr>
        <w:t>수요-공급 시그널 기반 ±1%p 조정</w:t>
      </w:r>
    </w:p>
    <w:p w14:paraId="62E374AC" w14:textId="77777777" w:rsidR="008648C0" w:rsidRPr="008648C0" w:rsidRDefault="008648C0" w:rsidP="008648C0">
      <w:pPr>
        <w:numPr>
          <w:ilvl w:val="1"/>
          <w:numId w:val="89"/>
        </w:numPr>
      </w:pPr>
      <w:r w:rsidRPr="008648C0">
        <w:t xml:space="preserve">금리 변동폭을 제한하여 </w:t>
      </w:r>
      <w:r w:rsidRPr="008648C0">
        <w:rPr>
          <w:b/>
          <w:bCs/>
        </w:rPr>
        <w:t>차주 예측성</w:t>
      </w:r>
      <w:r w:rsidRPr="008648C0">
        <w:t xml:space="preserve">과 </w:t>
      </w:r>
      <w:r w:rsidRPr="008648C0">
        <w:rPr>
          <w:b/>
          <w:bCs/>
        </w:rPr>
        <w:t>플랫폼 안정성 확보</w:t>
      </w:r>
    </w:p>
    <w:p w14:paraId="4AFFD15C" w14:textId="77777777" w:rsidR="008648C0" w:rsidRPr="008648C0" w:rsidRDefault="008648C0" w:rsidP="008648C0">
      <w:r w:rsidRPr="008648C0">
        <w:t xml:space="preserve">2.2 </w:t>
      </w:r>
      <w:r w:rsidRPr="008648C0">
        <w:rPr>
          <w:b/>
          <w:bCs/>
        </w:rPr>
        <w:t>한도</w:t>
      </w:r>
    </w:p>
    <w:p w14:paraId="530F9F52" w14:textId="77777777" w:rsidR="008648C0" w:rsidRPr="008648C0" w:rsidRDefault="008648C0" w:rsidP="008648C0">
      <w:pPr>
        <w:numPr>
          <w:ilvl w:val="0"/>
          <w:numId w:val="90"/>
        </w:numPr>
      </w:pPr>
      <w:r w:rsidRPr="008648C0">
        <w:t>절대 한도 = 상환능력 × 안전기간 (</w:t>
      </w:r>
      <w:r w:rsidRPr="008648C0">
        <w:rPr>
          <w:b/>
          <w:bCs/>
        </w:rPr>
        <w:t>금융 원칙 준수</w:t>
      </w:r>
      <w:r w:rsidRPr="008648C0">
        <w:t>)</w:t>
      </w:r>
    </w:p>
    <w:p w14:paraId="195FF205" w14:textId="77777777" w:rsidR="008648C0" w:rsidRPr="008648C0" w:rsidRDefault="008648C0" w:rsidP="008648C0">
      <w:pPr>
        <w:numPr>
          <w:ilvl w:val="0"/>
          <w:numId w:val="90"/>
        </w:numPr>
      </w:pPr>
      <w:r w:rsidRPr="008648C0">
        <w:t>실제 한도 = 투자자 선호 고려 (예: 분산 투자 수요 시 소액 설정)</w:t>
      </w:r>
    </w:p>
    <w:p w14:paraId="10D46C81" w14:textId="77777777" w:rsidR="008648C0" w:rsidRPr="008648C0" w:rsidRDefault="008648C0" w:rsidP="008648C0">
      <w:pPr>
        <w:numPr>
          <w:ilvl w:val="1"/>
          <w:numId w:val="90"/>
        </w:numPr>
      </w:pPr>
      <w:r w:rsidRPr="008648C0">
        <w:t>단, 실제 한도 ≤ 절대 한도 (안전 장치 확보)</w:t>
      </w:r>
    </w:p>
    <w:p w14:paraId="40535DAA" w14:textId="77777777" w:rsidR="008648C0" w:rsidRPr="008648C0" w:rsidRDefault="008648C0" w:rsidP="008648C0">
      <w:r w:rsidRPr="008648C0">
        <w:t xml:space="preserve">2.3 </w:t>
      </w:r>
      <w:r w:rsidRPr="008648C0">
        <w:rPr>
          <w:b/>
          <w:bCs/>
        </w:rPr>
        <w:t>기간</w:t>
      </w:r>
    </w:p>
    <w:p w14:paraId="593D2390" w14:textId="77777777" w:rsidR="008648C0" w:rsidRPr="008648C0" w:rsidRDefault="008648C0" w:rsidP="008648C0">
      <w:pPr>
        <w:numPr>
          <w:ilvl w:val="0"/>
          <w:numId w:val="91"/>
        </w:numPr>
      </w:pPr>
      <w:r w:rsidRPr="008648C0">
        <w:t xml:space="preserve">기본 기간 = 66개 확률 기반 </w:t>
      </w:r>
      <w:r w:rsidRPr="008648C0">
        <w:rPr>
          <w:b/>
          <w:bCs/>
        </w:rPr>
        <w:t>안전 여신기간</w:t>
      </w:r>
    </w:p>
    <w:p w14:paraId="198A3F3B" w14:textId="77777777" w:rsidR="008648C0" w:rsidRPr="008648C0" w:rsidRDefault="008648C0" w:rsidP="008648C0">
      <w:pPr>
        <w:numPr>
          <w:ilvl w:val="0"/>
          <w:numId w:val="91"/>
        </w:numPr>
      </w:pPr>
      <w:r w:rsidRPr="008648C0">
        <w:t xml:space="preserve">조정 가능 범위 = </w:t>
      </w:r>
      <w:r w:rsidRPr="008648C0">
        <w:rPr>
          <w:b/>
          <w:bCs/>
        </w:rPr>
        <w:t>투자자 회전율 선호 반영한 교집합 설정</w:t>
      </w:r>
    </w:p>
    <w:p w14:paraId="67A86DD5" w14:textId="77777777" w:rsidR="008648C0" w:rsidRPr="008648C0" w:rsidRDefault="008648C0" w:rsidP="008648C0">
      <w:pPr>
        <w:numPr>
          <w:ilvl w:val="1"/>
          <w:numId w:val="91"/>
        </w:numPr>
      </w:pPr>
      <w:r w:rsidRPr="008648C0">
        <w:t>예: 안전기간 18개월이지만, 12개월 선호 투자자만 존재 → 조건 조정</w:t>
      </w:r>
    </w:p>
    <w:p w14:paraId="438A7572" w14:textId="77777777" w:rsidR="008648C0" w:rsidRPr="008648C0" w:rsidRDefault="008648C0" w:rsidP="008648C0">
      <w:r w:rsidRPr="008648C0">
        <w:t xml:space="preserve">2.4 </w:t>
      </w:r>
      <w:r w:rsidRPr="008648C0">
        <w:rPr>
          <w:b/>
          <w:bCs/>
        </w:rPr>
        <w:t>자격</w:t>
      </w:r>
    </w:p>
    <w:p w14:paraId="31C873ED" w14:textId="77777777" w:rsidR="008648C0" w:rsidRPr="008648C0" w:rsidRDefault="008648C0" w:rsidP="008648C0">
      <w:pPr>
        <w:numPr>
          <w:ilvl w:val="0"/>
          <w:numId w:val="92"/>
        </w:numPr>
      </w:pPr>
      <w:r w:rsidRPr="008648C0">
        <w:t>등급별 접근 허용 범위 설정</w:t>
      </w:r>
    </w:p>
    <w:p w14:paraId="721418F2" w14:textId="77777777" w:rsidR="008648C0" w:rsidRPr="008648C0" w:rsidRDefault="008648C0" w:rsidP="008648C0">
      <w:pPr>
        <w:numPr>
          <w:ilvl w:val="1"/>
          <w:numId w:val="92"/>
        </w:numPr>
      </w:pPr>
      <w:r w:rsidRPr="008648C0">
        <w:t>1등급: 무조건 승인</w:t>
      </w:r>
    </w:p>
    <w:p w14:paraId="080DF18E" w14:textId="77777777" w:rsidR="008648C0" w:rsidRPr="008648C0" w:rsidRDefault="008648C0" w:rsidP="008648C0">
      <w:pPr>
        <w:numPr>
          <w:ilvl w:val="1"/>
          <w:numId w:val="92"/>
        </w:numPr>
      </w:pPr>
      <w:r w:rsidRPr="008648C0">
        <w:lastRenderedPageBreak/>
        <w:t>2등급: 수요 있으면 승인</w:t>
      </w:r>
    </w:p>
    <w:p w14:paraId="19F88EF5" w14:textId="77777777" w:rsidR="008648C0" w:rsidRPr="008648C0" w:rsidRDefault="008648C0" w:rsidP="008648C0">
      <w:pPr>
        <w:numPr>
          <w:ilvl w:val="1"/>
          <w:numId w:val="92"/>
        </w:numPr>
      </w:pPr>
      <w:r w:rsidRPr="008648C0">
        <w:t xml:space="preserve">3등급: 특화 </w:t>
      </w:r>
      <w:proofErr w:type="spellStart"/>
      <w:r w:rsidRPr="008648C0">
        <w:t>투자풀</w:t>
      </w:r>
      <w:proofErr w:type="spellEnd"/>
      <w:r w:rsidRPr="008648C0">
        <w:t xml:space="preserve"> 존재 시 승인</w:t>
      </w:r>
    </w:p>
    <w:p w14:paraId="6F911395" w14:textId="77777777" w:rsidR="008648C0" w:rsidRPr="008648C0" w:rsidRDefault="008648C0" w:rsidP="008648C0">
      <w:pPr>
        <w:numPr>
          <w:ilvl w:val="1"/>
          <w:numId w:val="92"/>
        </w:numPr>
      </w:pPr>
      <w:r w:rsidRPr="008648C0">
        <w:t>4등급: 승인 제한 또는 내부 판단 후 승인</w:t>
      </w:r>
    </w:p>
    <w:p w14:paraId="2BA93F61" w14:textId="77777777" w:rsidR="008648C0" w:rsidRPr="008648C0" w:rsidRDefault="008648C0" w:rsidP="008648C0">
      <w:r w:rsidRPr="008648C0">
        <w:pict w14:anchorId="7A94AF6E">
          <v:rect id="_x0000_i1389" style="width:0;height:1.5pt" o:hralign="center" o:hrstd="t" o:hr="t" fillcolor="#a0a0a0" stroked="f"/>
        </w:pict>
      </w:r>
    </w:p>
    <w:p w14:paraId="16F136A5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3. 매칭 구조: 양방향 수요-공급 균형 체계</w:t>
      </w:r>
    </w:p>
    <w:p w14:paraId="3ECA1994" w14:textId="77777777" w:rsidR="008648C0" w:rsidRPr="008648C0" w:rsidRDefault="008648C0" w:rsidP="008648C0">
      <w:r w:rsidRPr="008648C0">
        <w:t xml:space="preserve">3.1 </w:t>
      </w:r>
      <w:r w:rsidRPr="008648C0">
        <w:rPr>
          <w:b/>
          <w:bCs/>
        </w:rPr>
        <w:t>투자자 유형 세분화</w:t>
      </w:r>
    </w:p>
    <w:p w14:paraId="6A442119" w14:textId="77777777" w:rsidR="008648C0" w:rsidRPr="008648C0" w:rsidRDefault="008648C0" w:rsidP="008648C0">
      <w:pPr>
        <w:numPr>
          <w:ilvl w:val="0"/>
          <w:numId w:val="93"/>
        </w:numPr>
      </w:pPr>
      <w:r w:rsidRPr="008648C0">
        <w:t>연금형: 3~5% 수익, 36개월 이상</w:t>
      </w:r>
    </w:p>
    <w:p w14:paraId="52B6B038" w14:textId="77777777" w:rsidR="008648C0" w:rsidRPr="008648C0" w:rsidRDefault="008648C0" w:rsidP="008648C0">
      <w:pPr>
        <w:numPr>
          <w:ilvl w:val="0"/>
          <w:numId w:val="93"/>
        </w:numPr>
      </w:pPr>
      <w:r w:rsidRPr="008648C0">
        <w:t>적금형: 6</w:t>
      </w:r>
      <w:del w:id="1" w:author="Unknown">
        <w:r w:rsidRPr="008648C0">
          <w:delText>8%, 12</w:delText>
        </w:r>
      </w:del>
      <w:r w:rsidRPr="008648C0">
        <w:t>24개월</w:t>
      </w:r>
    </w:p>
    <w:p w14:paraId="45934303" w14:textId="77777777" w:rsidR="008648C0" w:rsidRPr="008648C0" w:rsidRDefault="008648C0" w:rsidP="008648C0">
      <w:pPr>
        <w:numPr>
          <w:ilvl w:val="0"/>
          <w:numId w:val="93"/>
        </w:numPr>
      </w:pPr>
      <w:r w:rsidRPr="008648C0">
        <w:t>펀드형: 10</w:t>
      </w:r>
      <w:del w:id="2" w:author="Unknown">
        <w:r w:rsidRPr="008648C0">
          <w:delText>15%, 6</w:delText>
        </w:r>
      </w:del>
      <w:r w:rsidRPr="008648C0">
        <w:t>18개월</w:t>
      </w:r>
    </w:p>
    <w:p w14:paraId="3D7EAECB" w14:textId="77777777" w:rsidR="008648C0" w:rsidRPr="008648C0" w:rsidRDefault="008648C0" w:rsidP="008648C0">
      <w:pPr>
        <w:numPr>
          <w:ilvl w:val="0"/>
          <w:numId w:val="93"/>
        </w:numPr>
      </w:pPr>
      <w:r w:rsidRPr="008648C0">
        <w:t>투기형: 15% 이상, 3~12개월</w:t>
      </w:r>
    </w:p>
    <w:p w14:paraId="40048061" w14:textId="77777777" w:rsidR="008648C0" w:rsidRPr="008648C0" w:rsidRDefault="008648C0" w:rsidP="008648C0">
      <w:r w:rsidRPr="008648C0">
        <w:t xml:space="preserve">3.2 </w:t>
      </w:r>
      <w:proofErr w:type="spellStart"/>
      <w:r w:rsidRPr="008648C0">
        <w:rPr>
          <w:b/>
          <w:bCs/>
        </w:rPr>
        <w:t>상품군</w:t>
      </w:r>
      <w:proofErr w:type="spellEnd"/>
      <w:r w:rsidRPr="008648C0">
        <w:rPr>
          <w:b/>
          <w:bCs/>
        </w:rPr>
        <w:t xml:space="preserve"> 설정</w:t>
      </w:r>
    </w:p>
    <w:p w14:paraId="07BDF2E4" w14:textId="77777777" w:rsidR="008648C0" w:rsidRPr="008648C0" w:rsidRDefault="008648C0" w:rsidP="008648C0">
      <w:pPr>
        <w:numPr>
          <w:ilvl w:val="0"/>
          <w:numId w:val="94"/>
        </w:numPr>
      </w:pPr>
      <w:r w:rsidRPr="008648C0">
        <w:t xml:space="preserve">위험도 × 투자자 유형 → 20개 정도의 </w:t>
      </w:r>
      <w:r w:rsidRPr="008648C0">
        <w:rPr>
          <w:b/>
          <w:bCs/>
        </w:rPr>
        <w:t xml:space="preserve">표준 </w:t>
      </w:r>
      <w:proofErr w:type="spellStart"/>
      <w:r w:rsidRPr="008648C0">
        <w:rPr>
          <w:b/>
          <w:bCs/>
        </w:rPr>
        <w:t>상품군</w:t>
      </w:r>
      <w:proofErr w:type="spellEnd"/>
      <w:r w:rsidRPr="008648C0">
        <w:t xml:space="preserve"> 미리 설계</w:t>
      </w:r>
    </w:p>
    <w:p w14:paraId="1D1BCCA7" w14:textId="77777777" w:rsidR="008648C0" w:rsidRPr="008648C0" w:rsidRDefault="008648C0" w:rsidP="008648C0">
      <w:pPr>
        <w:numPr>
          <w:ilvl w:val="1"/>
          <w:numId w:val="94"/>
        </w:numPr>
      </w:pPr>
      <w:r w:rsidRPr="008648C0">
        <w:t xml:space="preserve">예: </w:t>
      </w:r>
      <w:proofErr w:type="spellStart"/>
      <w:r w:rsidRPr="008648C0">
        <w:t>중위험</w:t>
      </w:r>
      <w:proofErr w:type="spellEnd"/>
      <w:r w:rsidRPr="008648C0">
        <w:t xml:space="preserve"> 차주 × 적금형 투자자 → 금리 8%, 기간 18개월</w:t>
      </w:r>
    </w:p>
    <w:p w14:paraId="4E86E282" w14:textId="77777777" w:rsidR="008648C0" w:rsidRPr="008648C0" w:rsidRDefault="008648C0" w:rsidP="008648C0">
      <w:r w:rsidRPr="008648C0">
        <w:t xml:space="preserve">3.3 </w:t>
      </w:r>
      <w:r w:rsidRPr="008648C0">
        <w:rPr>
          <w:b/>
          <w:bCs/>
        </w:rPr>
        <w:t>매칭 구조</w:t>
      </w:r>
    </w:p>
    <w:p w14:paraId="27AC65C7" w14:textId="77777777" w:rsidR="008648C0" w:rsidRPr="008648C0" w:rsidRDefault="008648C0" w:rsidP="008648C0">
      <w:pPr>
        <w:numPr>
          <w:ilvl w:val="0"/>
          <w:numId w:val="95"/>
        </w:numPr>
      </w:pPr>
      <w:r w:rsidRPr="008648C0">
        <w:t xml:space="preserve">1단계: 차주 신청 시, 적합한 </w:t>
      </w:r>
      <w:r w:rsidRPr="008648C0">
        <w:rPr>
          <w:b/>
          <w:bCs/>
        </w:rPr>
        <w:t>투자자 풀 자동 탐색</w:t>
      </w:r>
    </w:p>
    <w:p w14:paraId="1BC940E3" w14:textId="77777777" w:rsidR="008648C0" w:rsidRPr="008648C0" w:rsidRDefault="008648C0" w:rsidP="008648C0">
      <w:pPr>
        <w:numPr>
          <w:ilvl w:val="0"/>
          <w:numId w:val="95"/>
        </w:numPr>
      </w:pPr>
      <w:r w:rsidRPr="008648C0">
        <w:t xml:space="preserve">2단계: </w:t>
      </w:r>
      <w:r w:rsidRPr="008648C0">
        <w:rPr>
          <w:b/>
          <w:bCs/>
        </w:rPr>
        <w:t>풀의 평균 조건</w:t>
      </w:r>
      <w:r w:rsidRPr="008648C0">
        <w:t>으로 기본 조건 세팅</w:t>
      </w:r>
    </w:p>
    <w:p w14:paraId="12CB03C8" w14:textId="77777777" w:rsidR="008648C0" w:rsidRPr="008648C0" w:rsidRDefault="008648C0" w:rsidP="008648C0">
      <w:pPr>
        <w:numPr>
          <w:ilvl w:val="0"/>
          <w:numId w:val="95"/>
        </w:numPr>
      </w:pPr>
      <w:r w:rsidRPr="008648C0">
        <w:t xml:space="preserve">3단계: 투자자 대상 </w:t>
      </w:r>
      <w:r w:rsidRPr="008648C0">
        <w:rPr>
          <w:b/>
          <w:bCs/>
        </w:rPr>
        <w:t>일괄 노출</w:t>
      </w:r>
      <w:r w:rsidRPr="008648C0">
        <w:t>, 선착순/비례 방식 매칭</w:t>
      </w:r>
    </w:p>
    <w:p w14:paraId="115CD5CB" w14:textId="77777777" w:rsidR="008648C0" w:rsidRPr="008648C0" w:rsidRDefault="008648C0" w:rsidP="008648C0">
      <w:r w:rsidRPr="008648C0">
        <w:t xml:space="preserve">→ 복잡한 실시간 개별 매칭 대신, </w:t>
      </w:r>
      <w:r w:rsidRPr="008648C0">
        <w:rPr>
          <w:b/>
          <w:bCs/>
        </w:rPr>
        <w:t>운영 가능성 높은 풀 기반 매칭 구조</w:t>
      </w:r>
    </w:p>
    <w:p w14:paraId="318280D3" w14:textId="77777777" w:rsidR="008648C0" w:rsidRPr="008648C0" w:rsidRDefault="008648C0" w:rsidP="008648C0">
      <w:r w:rsidRPr="008648C0">
        <w:pict w14:anchorId="351B1755">
          <v:rect id="_x0000_i1390" style="width:0;height:1.5pt" o:hralign="center" o:hrstd="t" o:hr="t" fillcolor="#a0a0a0" stroked="f"/>
        </w:pict>
      </w:r>
    </w:p>
    <w:p w14:paraId="7694DB57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4. 66개 연체확률의 현실적 적용 구조</w:t>
      </w:r>
    </w:p>
    <w:p w14:paraId="47AF9DC1" w14:textId="77777777" w:rsidR="008648C0" w:rsidRPr="008648C0" w:rsidRDefault="008648C0" w:rsidP="008648C0">
      <w:r w:rsidRPr="008648C0">
        <w:t xml:space="preserve">4.1 </w:t>
      </w:r>
      <w:r w:rsidRPr="008648C0">
        <w:rPr>
          <w:b/>
          <w:bCs/>
        </w:rPr>
        <w:t>기능 구분</w:t>
      </w:r>
    </w:p>
    <w:p w14:paraId="3743C669" w14:textId="77777777" w:rsidR="008648C0" w:rsidRPr="008648C0" w:rsidRDefault="008648C0" w:rsidP="008648C0">
      <w:pPr>
        <w:numPr>
          <w:ilvl w:val="0"/>
          <w:numId w:val="96"/>
        </w:numPr>
      </w:pPr>
      <w:r w:rsidRPr="008648C0">
        <w:t>1차: 위험도 정밀 측정 → 5개 수준 등급화</w:t>
      </w:r>
    </w:p>
    <w:p w14:paraId="3E1F870E" w14:textId="77777777" w:rsidR="008648C0" w:rsidRPr="008648C0" w:rsidRDefault="008648C0" w:rsidP="008648C0">
      <w:pPr>
        <w:numPr>
          <w:ilvl w:val="0"/>
          <w:numId w:val="96"/>
        </w:numPr>
      </w:pPr>
      <w:r w:rsidRPr="008648C0">
        <w:t xml:space="preserve">2차: 패턴 기반 → 후기급등형, 초기안정형 등 </w:t>
      </w:r>
      <w:r w:rsidRPr="008648C0">
        <w:rPr>
          <w:b/>
          <w:bCs/>
        </w:rPr>
        <w:t>위험 궤적 분류</w:t>
      </w:r>
    </w:p>
    <w:p w14:paraId="5A8D06EA" w14:textId="77777777" w:rsidR="008648C0" w:rsidRPr="008648C0" w:rsidRDefault="008648C0" w:rsidP="008648C0">
      <w:pPr>
        <w:numPr>
          <w:ilvl w:val="0"/>
          <w:numId w:val="96"/>
        </w:numPr>
      </w:pPr>
      <w:r w:rsidRPr="008648C0">
        <w:t xml:space="preserve">3차: </w:t>
      </w:r>
      <w:r w:rsidRPr="008648C0">
        <w:rPr>
          <w:b/>
          <w:bCs/>
        </w:rPr>
        <w:t>상품 설정 및 매칭 최적화에 활용</w:t>
      </w:r>
    </w:p>
    <w:p w14:paraId="6F4F2F3F" w14:textId="77777777" w:rsidR="008648C0" w:rsidRPr="008648C0" w:rsidRDefault="008648C0" w:rsidP="008648C0">
      <w:r w:rsidRPr="008648C0">
        <w:t xml:space="preserve">4.2 </w:t>
      </w:r>
      <w:r w:rsidRPr="008648C0">
        <w:rPr>
          <w:b/>
          <w:bCs/>
        </w:rPr>
        <w:t>정보공시 체계</w:t>
      </w:r>
    </w:p>
    <w:p w14:paraId="4BD487D6" w14:textId="77777777" w:rsidR="008648C0" w:rsidRPr="008648C0" w:rsidRDefault="008648C0" w:rsidP="008648C0">
      <w:pPr>
        <w:numPr>
          <w:ilvl w:val="0"/>
          <w:numId w:val="97"/>
        </w:numPr>
      </w:pPr>
      <w:r w:rsidRPr="008648C0">
        <w:lastRenderedPageBreak/>
        <w:t>투자자 대상 제공 정보:</w:t>
      </w:r>
    </w:p>
    <w:p w14:paraId="336BF1A3" w14:textId="77777777" w:rsidR="008648C0" w:rsidRPr="008648C0" w:rsidRDefault="008648C0" w:rsidP="008648C0">
      <w:pPr>
        <w:numPr>
          <w:ilvl w:val="1"/>
          <w:numId w:val="97"/>
        </w:numPr>
      </w:pPr>
      <w:r w:rsidRPr="008648C0">
        <w:t>예상 연체패턴, 회수율 시뮬레이션, 적용 금리, 기간</w:t>
      </w:r>
    </w:p>
    <w:p w14:paraId="4F21CC56" w14:textId="77777777" w:rsidR="008648C0" w:rsidRPr="008648C0" w:rsidRDefault="008648C0" w:rsidP="008648C0">
      <w:pPr>
        <w:numPr>
          <w:ilvl w:val="0"/>
          <w:numId w:val="97"/>
        </w:numPr>
      </w:pPr>
      <w:r w:rsidRPr="008648C0">
        <w:t>차주 대상 제공 정보:</w:t>
      </w:r>
    </w:p>
    <w:p w14:paraId="5EA8DC14" w14:textId="77777777" w:rsidR="008648C0" w:rsidRPr="008648C0" w:rsidRDefault="008648C0" w:rsidP="008648C0">
      <w:pPr>
        <w:numPr>
          <w:ilvl w:val="1"/>
          <w:numId w:val="97"/>
        </w:numPr>
      </w:pPr>
      <w:r w:rsidRPr="008648C0">
        <w:t>현재 평가 결과 및 향후 금리/조건 변화 가능성</w:t>
      </w:r>
    </w:p>
    <w:p w14:paraId="0F0FC722" w14:textId="77777777" w:rsidR="008648C0" w:rsidRPr="008648C0" w:rsidRDefault="008648C0" w:rsidP="008648C0">
      <w:r w:rsidRPr="008648C0">
        <w:t xml:space="preserve">→ </w:t>
      </w:r>
      <w:r w:rsidRPr="008648C0">
        <w:rPr>
          <w:b/>
          <w:bCs/>
        </w:rPr>
        <w:t>양측 모두 informed decision 가능</w:t>
      </w:r>
    </w:p>
    <w:p w14:paraId="6B570AFC" w14:textId="77777777" w:rsidR="008648C0" w:rsidRPr="008648C0" w:rsidRDefault="008648C0" w:rsidP="008648C0">
      <w:r w:rsidRPr="008648C0">
        <w:pict w14:anchorId="6B5AE1D5">
          <v:rect id="_x0000_i1391" style="width:0;height:1.5pt" o:hralign="center" o:hrstd="t" o:hr="t" fillcolor="#a0a0a0" stroked="f"/>
        </w:pict>
      </w:r>
    </w:p>
    <w:p w14:paraId="054D6920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5. 단계적 구현 전략</w:t>
      </w:r>
    </w:p>
    <w:p w14:paraId="05C6A29B" w14:textId="77777777" w:rsidR="008648C0" w:rsidRPr="008648C0" w:rsidRDefault="008648C0" w:rsidP="008648C0">
      <w:r w:rsidRPr="008648C0">
        <w:t xml:space="preserve">5.1 </w:t>
      </w:r>
      <w:r w:rsidRPr="008648C0">
        <w:rPr>
          <w:b/>
          <w:bCs/>
        </w:rPr>
        <w:t>1단계: 표준화 기반 운영</w:t>
      </w:r>
    </w:p>
    <w:p w14:paraId="3058CDB4" w14:textId="77777777" w:rsidR="008648C0" w:rsidRPr="008648C0" w:rsidRDefault="008648C0" w:rsidP="008648C0">
      <w:pPr>
        <w:numPr>
          <w:ilvl w:val="0"/>
          <w:numId w:val="98"/>
        </w:numPr>
      </w:pPr>
      <w:r w:rsidRPr="008648C0">
        <w:t xml:space="preserve">20개 </w:t>
      </w:r>
      <w:proofErr w:type="spellStart"/>
      <w:r w:rsidRPr="008648C0">
        <w:t>상품군</w:t>
      </w:r>
      <w:proofErr w:type="spellEnd"/>
      <w:r w:rsidRPr="008648C0">
        <w:t xml:space="preserve"> 중심으로 위험 유형별 정형화된 조건 제공</w:t>
      </w:r>
    </w:p>
    <w:p w14:paraId="59D85179" w14:textId="77777777" w:rsidR="008648C0" w:rsidRPr="008648C0" w:rsidRDefault="008648C0" w:rsidP="008648C0">
      <w:pPr>
        <w:numPr>
          <w:ilvl w:val="0"/>
          <w:numId w:val="98"/>
        </w:numPr>
      </w:pPr>
      <w:r w:rsidRPr="008648C0">
        <w:t>상환능력 × 66개 연체확률로 정해진 한도·기간·금리 패키지 제공</w:t>
      </w:r>
    </w:p>
    <w:p w14:paraId="5ABA7C0D" w14:textId="77777777" w:rsidR="008648C0" w:rsidRPr="008648C0" w:rsidRDefault="008648C0" w:rsidP="008648C0">
      <w:r w:rsidRPr="008648C0">
        <w:t xml:space="preserve">5.2 </w:t>
      </w:r>
      <w:r w:rsidRPr="008648C0">
        <w:rPr>
          <w:b/>
          <w:bCs/>
        </w:rPr>
        <w:t>2단계: 시장 조정 구조 도입</w:t>
      </w:r>
    </w:p>
    <w:p w14:paraId="3F35EA8B" w14:textId="77777777" w:rsidR="008648C0" w:rsidRPr="008648C0" w:rsidRDefault="008648C0" w:rsidP="008648C0">
      <w:pPr>
        <w:numPr>
          <w:ilvl w:val="0"/>
          <w:numId w:val="99"/>
        </w:numPr>
      </w:pPr>
      <w:r w:rsidRPr="008648C0">
        <w:t>투자 수요-공급 불균형에 따른 금리·한도 소폭 조정 (±10% 내외)</w:t>
      </w:r>
    </w:p>
    <w:p w14:paraId="1273BEF3" w14:textId="77777777" w:rsidR="008648C0" w:rsidRPr="008648C0" w:rsidRDefault="008648C0" w:rsidP="008648C0">
      <w:pPr>
        <w:numPr>
          <w:ilvl w:val="0"/>
          <w:numId w:val="99"/>
        </w:numPr>
      </w:pPr>
      <w:r w:rsidRPr="008648C0">
        <w:t xml:space="preserve">조건 탄력화는 </w:t>
      </w:r>
      <w:r w:rsidRPr="008648C0">
        <w:rPr>
          <w:b/>
          <w:bCs/>
        </w:rPr>
        <w:t>시장의 자연 균형 조정 수단</w:t>
      </w:r>
      <w:r w:rsidRPr="008648C0">
        <w:t>으로 활용</w:t>
      </w:r>
    </w:p>
    <w:p w14:paraId="7D712BB1" w14:textId="77777777" w:rsidR="008648C0" w:rsidRPr="008648C0" w:rsidRDefault="008648C0" w:rsidP="008648C0">
      <w:r w:rsidRPr="008648C0">
        <w:t xml:space="preserve">5.3 </w:t>
      </w:r>
      <w:r w:rsidRPr="008648C0">
        <w:rPr>
          <w:b/>
          <w:bCs/>
        </w:rPr>
        <w:t>3단계: 개별 맞춤형 매칭</w:t>
      </w:r>
    </w:p>
    <w:p w14:paraId="79A62713" w14:textId="77777777" w:rsidR="008648C0" w:rsidRPr="008648C0" w:rsidRDefault="008648C0" w:rsidP="008648C0">
      <w:pPr>
        <w:numPr>
          <w:ilvl w:val="0"/>
          <w:numId w:val="100"/>
        </w:numPr>
      </w:pPr>
      <w:r w:rsidRPr="008648C0">
        <w:t>AI 기반 연체패턴-투자성향 매칭 정교화</w:t>
      </w:r>
    </w:p>
    <w:p w14:paraId="7635F4D1" w14:textId="77777777" w:rsidR="008648C0" w:rsidRPr="008648C0" w:rsidRDefault="008648C0" w:rsidP="008648C0">
      <w:pPr>
        <w:numPr>
          <w:ilvl w:val="0"/>
          <w:numId w:val="100"/>
        </w:numPr>
      </w:pPr>
      <w:r w:rsidRPr="008648C0">
        <w:t xml:space="preserve">비정형 수요 대응을 위한 </w:t>
      </w:r>
      <w:r w:rsidRPr="008648C0">
        <w:rPr>
          <w:b/>
          <w:bCs/>
        </w:rPr>
        <w:t>조건 재설계 자동화 시스템</w:t>
      </w:r>
    </w:p>
    <w:p w14:paraId="0EFDEBF1" w14:textId="77777777" w:rsidR="008648C0" w:rsidRPr="008648C0" w:rsidRDefault="008648C0" w:rsidP="008648C0">
      <w:r w:rsidRPr="008648C0">
        <w:pict w14:anchorId="18968CEF">
          <v:rect id="_x0000_i1392" style="width:0;height:1.5pt" o:hralign="center" o:hrstd="t" o:hr="t" fillcolor="#a0a0a0" stroked="f"/>
        </w:pict>
      </w:r>
    </w:p>
    <w:p w14:paraId="3E513353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6. 핵심 정리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3297"/>
        <w:gridCol w:w="4035"/>
      </w:tblGrid>
      <w:tr w:rsidR="008648C0" w:rsidRPr="008648C0" w14:paraId="7AF459A5" w14:textId="77777777" w:rsidTr="008648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AC886" w14:textId="77777777" w:rsidR="008648C0" w:rsidRPr="008648C0" w:rsidRDefault="008648C0" w:rsidP="008648C0">
            <w:pPr>
              <w:rPr>
                <w:b/>
                <w:bCs/>
              </w:rPr>
            </w:pPr>
            <w:r w:rsidRPr="008648C0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05BA090" w14:textId="77777777" w:rsidR="008648C0" w:rsidRPr="008648C0" w:rsidRDefault="008648C0" w:rsidP="008648C0">
            <w:pPr>
              <w:rPr>
                <w:b/>
                <w:bCs/>
              </w:rPr>
            </w:pPr>
            <w:r w:rsidRPr="008648C0">
              <w:rPr>
                <w:b/>
                <w:bCs/>
              </w:rPr>
              <w:t>기본 원칙</w:t>
            </w:r>
          </w:p>
        </w:tc>
        <w:tc>
          <w:tcPr>
            <w:tcW w:w="0" w:type="auto"/>
            <w:vAlign w:val="center"/>
            <w:hideMark/>
          </w:tcPr>
          <w:p w14:paraId="762B6CA8" w14:textId="77777777" w:rsidR="008648C0" w:rsidRPr="008648C0" w:rsidRDefault="008648C0" w:rsidP="008648C0">
            <w:pPr>
              <w:rPr>
                <w:b/>
                <w:bCs/>
              </w:rPr>
            </w:pPr>
            <w:r w:rsidRPr="008648C0">
              <w:rPr>
                <w:b/>
                <w:bCs/>
              </w:rPr>
              <w:t>수요 반영 조정</w:t>
            </w:r>
          </w:p>
        </w:tc>
      </w:tr>
      <w:tr w:rsidR="008648C0" w:rsidRPr="008648C0" w14:paraId="4C991A06" w14:textId="77777777" w:rsidTr="00864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0F72" w14:textId="77777777" w:rsidR="008648C0" w:rsidRPr="008648C0" w:rsidRDefault="008648C0" w:rsidP="008648C0">
            <w:r w:rsidRPr="008648C0">
              <w:t>금리</w:t>
            </w:r>
          </w:p>
        </w:tc>
        <w:tc>
          <w:tcPr>
            <w:tcW w:w="0" w:type="auto"/>
            <w:vAlign w:val="center"/>
            <w:hideMark/>
          </w:tcPr>
          <w:p w14:paraId="67FD4FAB" w14:textId="77777777" w:rsidR="008648C0" w:rsidRPr="008648C0" w:rsidRDefault="008648C0" w:rsidP="008648C0">
            <w:r w:rsidRPr="008648C0">
              <w:t>위험 프리미엄 기반 (66개 확률)</w:t>
            </w:r>
          </w:p>
        </w:tc>
        <w:tc>
          <w:tcPr>
            <w:tcW w:w="0" w:type="auto"/>
            <w:vAlign w:val="center"/>
            <w:hideMark/>
          </w:tcPr>
          <w:p w14:paraId="7BE6495B" w14:textId="77777777" w:rsidR="008648C0" w:rsidRPr="008648C0" w:rsidRDefault="008648C0" w:rsidP="008648C0">
            <w:r w:rsidRPr="008648C0">
              <w:t>±1%p 조정 (수요-공급 시그널 반영)</w:t>
            </w:r>
          </w:p>
        </w:tc>
      </w:tr>
      <w:tr w:rsidR="008648C0" w:rsidRPr="008648C0" w14:paraId="525D9A7D" w14:textId="77777777" w:rsidTr="00864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83CA9" w14:textId="77777777" w:rsidR="008648C0" w:rsidRPr="008648C0" w:rsidRDefault="008648C0" w:rsidP="008648C0">
            <w:r w:rsidRPr="008648C0">
              <w:t>한도</w:t>
            </w:r>
          </w:p>
        </w:tc>
        <w:tc>
          <w:tcPr>
            <w:tcW w:w="0" w:type="auto"/>
            <w:vAlign w:val="center"/>
            <w:hideMark/>
          </w:tcPr>
          <w:p w14:paraId="0D8BE921" w14:textId="77777777" w:rsidR="008648C0" w:rsidRPr="008648C0" w:rsidRDefault="008648C0" w:rsidP="008648C0">
            <w:r w:rsidRPr="008648C0">
              <w:t>상환능력 × 기간</w:t>
            </w:r>
          </w:p>
        </w:tc>
        <w:tc>
          <w:tcPr>
            <w:tcW w:w="0" w:type="auto"/>
            <w:vAlign w:val="center"/>
            <w:hideMark/>
          </w:tcPr>
          <w:p w14:paraId="4B7B4046" w14:textId="77777777" w:rsidR="008648C0" w:rsidRPr="008648C0" w:rsidRDefault="008648C0" w:rsidP="008648C0">
            <w:r w:rsidRPr="008648C0">
              <w:t>투자자 선호에 따라 낮출 수 있음</w:t>
            </w:r>
          </w:p>
        </w:tc>
      </w:tr>
      <w:tr w:rsidR="008648C0" w:rsidRPr="008648C0" w14:paraId="26BDBDE6" w14:textId="77777777" w:rsidTr="00864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C9E2D" w14:textId="77777777" w:rsidR="008648C0" w:rsidRPr="008648C0" w:rsidRDefault="008648C0" w:rsidP="008648C0">
            <w:r w:rsidRPr="008648C0">
              <w:t>기간</w:t>
            </w:r>
          </w:p>
        </w:tc>
        <w:tc>
          <w:tcPr>
            <w:tcW w:w="0" w:type="auto"/>
            <w:vAlign w:val="center"/>
            <w:hideMark/>
          </w:tcPr>
          <w:p w14:paraId="554D0C59" w14:textId="77777777" w:rsidR="008648C0" w:rsidRPr="008648C0" w:rsidRDefault="008648C0" w:rsidP="008648C0">
            <w:r w:rsidRPr="008648C0">
              <w:t>연체패턴 기반 안전기간</w:t>
            </w:r>
          </w:p>
        </w:tc>
        <w:tc>
          <w:tcPr>
            <w:tcW w:w="0" w:type="auto"/>
            <w:vAlign w:val="center"/>
            <w:hideMark/>
          </w:tcPr>
          <w:p w14:paraId="07DF90AC" w14:textId="77777777" w:rsidR="008648C0" w:rsidRPr="008648C0" w:rsidRDefault="008648C0" w:rsidP="008648C0">
            <w:r w:rsidRPr="008648C0">
              <w:t>투자자 회전성향과 교차되는 범위 조정</w:t>
            </w:r>
          </w:p>
        </w:tc>
      </w:tr>
      <w:tr w:rsidR="008648C0" w:rsidRPr="008648C0" w14:paraId="3C20B821" w14:textId="77777777" w:rsidTr="00864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E8DC" w14:textId="77777777" w:rsidR="008648C0" w:rsidRPr="008648C0" w:rsidRDefault="008648C0" w:rsidP="008648C0">
            <w:r w:rsidRPr="008648C0">
              <w:t>자격</w:t>
            </w:r>
          </w:p>
        </w:tc>
        <w:tc>
          <w:tcPr>
            <w:tcW w:w="0" w:type="auto"/>
            <w:vAlign w:val="center"/>
            <w:hideMark/>
          </w:tcPr>
          <w:p w14:paraId="013424A1" w14:textId="77777777" w:rsidR="008648C0" w:rsidRPr="008648C0" w:rsidRDefault="008648C0" w:rsidP="008648C0">
            <w:r w:rsidRPr="008648C0">
              <w:t>리스크 등급별 단계적 개방</w:t>
            </w:r>
          </w:p>
        </w:tc>
        <w:tc>
          <w:tcPr>
            <w:tcW w:w="0" w:type="auto"/>
            <w:vAlign w:val="center"/>
            <w:hideMark/>
          </w:tcPr>
          <w:p w14:paraId="486DECC2" w14:textId="77777777" w:rsidR="008648C0" w:rsidRPr="008648C0" w:rsidRDefault="008648C0" w:rsidP="008648C0">
            <w:proofErr w:type="spellStart"/>
            <w:r w:rsidRPr="008648C0">
              <w:t>투자풀</w:t>
            </w:r>
            <w:proofErr w:type="spellEnd"/>
            <w:r w:rsidRPr="008648C0">
              <w:t xml:space="preserve"> 유무에 따라 조건부 개방</w:t>
            </w:r>
          </w:p>
        </w:tc>
      </w:tr>
    </w:tbl>
    <w:p w14:paraId="4E448D46" w14:textId="77777777" w:rsidR="008648C0" w:rsidRPr="008648C0" w:rsidRDefault="008648C0" w:rsidP="008648C0">
      <w:r w:rsidRPr="008648C0">
        <w:pict w14:anchorId="62A97DAC">
          <v:rect id="_x0000_i1393" style="width:0;height:1.5pt" o:hralign="center" o:hrstd="t" o:hr="t" fillcolor="#a0a0a0" stroked="f"/>
        </w:pict>
      </w:r>
    </w:p>
    <w:p w14:paraId="36EC949E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7. 결론: 실현 가능한 이상</w:t>
      </w:r>
    </w:p>
    <w:p w14:paraId="2D0E313D" w14:textId="77777777" w:rsidR="008648C0" w:rsidRPr="008648C0" w:rsidRDefault="008648C0" w:rsidP="008648C0">
      <w:pPr>
        <w:numPr>
          <w:ilvl w:val="0"/>
          <w:numId w:val="101"/>
        </w:numPr>
      </w:pPr>
      <w:r w:rsidRPr="008648C0">
        <w:lastRenderedPageBreak/>
        <w:t>친구 의견은 매우 설득력 있는 이론적 토대이며,</w:t>
      </w:r>
      <w:r w:rsidRPr="008648C0">
        <w:br/>
        <w:t xml:space="preserve">보완 의견은 그 이론을 현실에서 </w:t>
      </w:r>
      <w:r w:rsidRPr="008648C0">
        <w:rPr>
          <w:b/>
          <w:bCs/>
        </w:rPr>
        <w:t>실행 가능하도록 만든 안전 구조</w:t>
      </w:r>
    </w:p>
    <w:p w14:paraId="1483C1B6" w14:textId="77777777" w:rsidR="008648C0" w:rsidRPr="008648C0" w:rsidRDefault="008648C0" w:rsidP="008648C0">
      <w:pPr>
        <w:numPr>
          <w:ilvl w:val="0"/>
          <w:numId w:val="101"/>
        </w:numPr>
      </w:pPr>
      <w:r w:rsidRPr="008648C0">
        <w:t>양자의 통합을 통해 우리는 다음을 달성할 수 있음:</w:t>
      </w:r>
    </w:p>
    <w:p w14:paraId="1DAB20B6" w14:textId="77777777" w:rsidR="008648C0" w:rsidRPr="008648C0" w:rsidRDefault="008648C0" w:rsidP="008648C0">
      <w:r w:rsidRPr="008648C0">
        <w:rPr>
          <w:b/>
          <w:bCs/>
        </w:rPr>
        <w:t>1) 차주 입장</w:t>
      </w:r>
      <w:r w:rsidRPr="008648C0">
        <w:t>: 신뢰 기반 조건 설정 → 예측 가능성과 공정성 확보</w:t>
      </w:r>
      <w:r w:rsidRPr="008648C0">
        <w:br/>
      </w:r>
      <w:r w:rsidRPr="008648C0">
        <w:rPr>
          <w:b/>
          <w:bCs/>
        </w:rPr>
        <w:t>2) 투자자 입장</w:t>
      </w:r>
      <w:r w:rsidRPr="008648C0">
        <w:t>: 정밀한 리스크 이해 → 투자 전략 다양화 가능</w:t>
      </w:r>
      <w:r w:rsidRPr="008648C0">
        <w:br/>
      </w:r>
      <w:r w:rsidRPr="008648C0">
        <w:rPr>
          <w:b/>
          <w:bCs/>
        </w:rPr>
        <w:t>3) 플랫폼 입장</w:t>
      </w:r>
      <w:r w:rsidRPr="008648C0">
        <w:t>: 거래 성사율과 수익성 모두 확보 → 지속 가능성 상승</w:t>
      </w:r>
      <w:r w:rsidRPr="008648C0">
        <w:br/>
      </w:r>
      <w:r w:rsidRPr="008648C0">
        <w:rPr>
          <w:b/>
          <w:bCs/>
        </w:rPr>
        <w:t>4) 시장 전체</w:t>
      </w:r>
      <w:r w:rsidRPr="008648C0">
        <w:t xml:space="preserve">: 정보 비대칭 완화 → 역선택 구조 해소 → </w:t>
      </w:r>
      <w:proofErr w:type="spellStart"/>
      <w:r w:rsidRPr="008648C0">
        <w:t>금융포용</w:t>
      </w:r>
      <w:proofErr w:type="spellEnd"/>
      <w:r w:rsidRPr="008648C0">
        <w:t xml:space="preserve"> 증대</w:t>
      </w:r>
    </w:p>
    <w:p w14:paraId="4912A56E" w14:textId="77777777" w:rsidR="008648C0" w:rsidRPr="008648C0" w:rsidRDefault="008648C0" w:rsidP="008648C0">
      <w:r w:rsidRPr="008648C0">
        <w:pict w14:anchorId="1B4708F4">
          <v:rect id="_x0000_i1394" style="width:0;height:1.5pt" o:hralign="center" o:hrstd="t" o:hr="t" fillcolor="#a0a0a0" stroked="f"/>
        </w:pict>
      </w:r>
    </w:p>
    <w:p w14:paraId="6B615974" w14:textId="77777777" w:rsidR="008648C0" w:rsidRPr="008648C0" w:rsidRDefault="008648C0" w:rsidP="008648C0">
      <w:r w:rsidRPr="008648C0">
        <w:rPr>
          <w:b/>
          <w:bCs/>
        </w:rPr>
        <w:t>요약 핵심 메시지</w:t>
      </w:r>
      <w:r w:rsidRPr="008648C0">
        <w:t>:</w:t>
      </w:r>
    </w:p>
    <w:p w14:paraId="10B1B7F2" w14:textId="77777777" w:rsidR="008648C0" w:rsidRPr="008648C0" w:rsidRDefault="008648C0" w:rsidP="008648C0">
      <w:r w:rsidRPr="008648C0">
        <w:t>66개 연체확률 기반 매칭은 P2P 금융을</w:t>
      </w:r>
      <w:r w:rsidRPr="008648C0">
        <w:br/>
        <w:t>“위험 감지 플랫폼”에서 “양방향 리스크 정렬 시장”</w:t>
      </w:r>
      <w:proofErr w:type="spellStart"/>
      <w:r w:rsidRPr="008648C0">
        <w:t>으로</w:t>
      </w:r>
      <w:proofErr w:type="spellEnd"/>
      <w:r w:rsidRPr="008648C0">
        <w:br/>
      </w:r>
      <w:proofErr w:type="spellStart"/>
      <w:r w:rsidRPr="008648C0">
        <w:t>진화시킬</w:t>
      </w:r>
      <w:proofErr w:type="spellEnd"/>
      <w:r w:rsidRPr="008648C0">
        <w:t xml:space="preserve"> 수 있는 </w:t>
      </w:r>
      <w:r w:rsidRPr="008648C0">
        <w:rPr>
          <w:b/>
          <w:bCs/>
        </w:rPr>
        <w:t>핵심 촉매</w:t>
      </w:r>
      <w:r w:rsidRPr="008648C0">
        <w:t>이며,</w:t>
      </w:r>
      <w:r w:rsidRPr="008648C0">
        <w:br/>
        <w:t xml:space="preserve">이상과 현실의 균형 속에서 </w:t>
      </w:r>
      <w:r w:rsidRPr="008648C0">
        <w:rPr>
          <w:b/>
          <w:bCs/>
        </w:rPr>
        <w:t>단계적으로 구현 가능한 구조</w:t>
      </w:r>
      <w:r w:rsidRPr="008648C0">
        <w:t>로 자리잡아야 합니다.</w:t>
      </w:r>
    </w:p>
    <w:p w14:paraId="76ED4423" w14:textId="3E222374" w:rsidR="008648C0" w:rsidRDefault="008648C0">
      <w:pPr>
        <w:widowControl/>
        <w:wordWrap/>
        <w:autoSpaceDE/>
        <w:autoSpaceDN/>
      </w:pPr>
      <w:r>
        <w:br w:type="page"/>
      </w:r>
    </w:p>
    <w:p w14:paraId="13C5CF36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lastRenderedPageBreak/>
        <w:t>66개 연체확률 기반 P2P 대출의 종합 운영체계</w:t>
      </w:r>
    </w:p>
    <w:p w14:paraId="26AB0D01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1. 기본 철학과 출발점</w:t>
      </w:r>
    </w:p>
    <w:p w14:paraId="0B1EB6A9" w14:textId="77777777" w:rsidR="00FB6D4E" w:rsidRPr="00FB6D4E" w:rsidRDefault="00FB6D4E" w:rsidP="00FB6D4E">
      <w:r w:rsidRPr="00FB6D4E">
        <w:t xml:space="preserve">1.1 </w:t>
      </w:r>
      <w:r w:rsidRPr="00FB6D4E">
        <w:rPr>
          <w:b/>
          <w:bCs/>
        </w:rPr>
        <w:t>66개 연체확률</w:t>
      </w:r>
      <w:r w:rsidRPr="00FB6D4E">
        <w:t>:</w:t>
      </w:r>
    </w:p>
    <w:p w14:paraId="345215F6" w14:textId="77777777" w:rsidR="00FB6D4E" w:rsidRPr="00FB6D4E" w:rsidRDefault="00FB6D4E" w:rsidP="00FB6D4E">
      <w:pPr>
        <w:numPr>
          <w:ilvl w:val="0"/>
          <w:numId w:val="102"/>
        </w:numPr>
      </w:pPr>
      <w:r w:rsidRPr="00FB6D4E">
        <w:t>차주의 월별 연체 위험을 12개월 기준 66개 조합(12→11, 11→10…2→1개월 내 연체 확률)으로 정밀 추정.</w:t>
      </w:r>
    </w:p>
    <w:p w14:paraId="4C214A6B" w14:textId="77777777" w:rsidR="00FB6D4E" w:rsidRPr="00FB6D4E" w:rsidRDefault="00FB6D4E" w:rsidP="00FB6D4E">
      <w:pPr>
        <w:numPr>
          <w:ilvl w:val="0"/>
          <w:numId w:val="102"/>
        </w:numPr>
      </w:pPr>
      <w:r w:rsidRPr="00FB6D4E">
        <w:t>이 정보를 통해 ‘시간 축에 따른 리스크 궤적’을 파악.</w:t>
      </w:r>
    </w:p>
    <w:p w14:paraId="3430D2B9" w14:textId="77777777" w:rsidR="00FB6D4E" w:rsidRPr="00FB6D4E" w:rsidRDefault="00FB6D4E" w:rsidP="00FB6D4E">
      <w:r w:rsidRPr="00FB6D4E">
        <w:t xml:space="preserve">1.2 </w:t>
      </w:r>
      <w:r w:rsidRPr="00FB6D4E">
        <w:rPr>
          <w:b/>
          <w:bCs/>
        </w:rPr>
        <w:t>P2P의 본질</w:t>
      </w:r>
      <w:r w:rsidRPr="00FB6D4E">
        <w:t>:</w:t>
      </w:r>
    </w:p>
    <w:p w14:paraId="5010D39B" w14:textId="77777777" w:rsidR="00FB6D4E" w:rsidRPr="00FB6D4E" w:rsidRDefault="00FB6D4E" w:rsidP="00FB6D4E">
      <w:pPr>
        <w:numPr>
          <w:ilvl w:val="0"/>
          <w:numId w:val="103"/>
        </w:numPr>
      </w:pPr>
      <w:r w:rsidRPr="00FB6D4E">
        <w:t xml:space="preserve">단순한 대출 플랫폼이 아닌, </w:t>
      </w:r>
      <w:r w:rsidRPr="00FB6D4E">
        <w:rPr>
          <w:b/>
          <w:bCs/>
        </w:rPr>
        <w:t>차주-투자자-플랫폼</w:t>
      </w:r>
      <w:r w:rsidRPr="00FB6D4E">
        <w:t xml:space="preserve"> 간의 </w:t>
      </w:r>
      <w:r w:rsidRPr="00FB6D4E">
        <w:rPr>
          <w:b/>
          <w:bCs/>
        </w:rPr>
        <w:t>3자 균형 매칭 시스템</w:t>
      </w:r>
      <w:r w:rsidRPr="00FB6D4E">
        <w:t>.</w:t>
      </w:r>
    </w:p>
    <w:p w14:paraId="3092B754" w14:textId="77777777" w:rsidR="00FB6D4E" w:rsidRPr="00FB6D4E" w:rsidRDefault="00FB6D4E" w:rsidP="00FB6D4E">
      <w:r w:rsidRPr="00FB6D4E">
        <w:pict w14:anchorId="57966B4F">
          <v:rect id="_x0000_i1438" style="width:0;height:1.5pt" o:hralign="center" o:hrstd="t" o:hr="t" fillcolor="#a0a0a0" stroked="f"/>
        </w:pict>
      </w:r>
    </w:p>
    <w:p w14:paraId="078FD913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2. 핵심 구조: 리스크 관리 중심의 운영 체계</w:t>
      </w:r>
    </w:p>
    <w:p w14:paraId="34877349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2.1 신용 위험 관리 체계</w:t>
      </w:r>
    </w:p>
    <w:p w14:paraId="4B5E9900" w14:textId="77777777" w:rsidR="00FB6D4E" w:rsidRPr="00FB6D4E" w:rsidRDefault="00FB6D4E" w:rsidP="00FB6D4E">
      <w:pPr>
        <w:numPr>
          <w:ilvl w:val="0"/>
          <w:numId w:val="104"/>
        </w:numPr>
      </w:pPr>
      <w:r w:rsidRPr="00FB6D4E">
        <w:rPr>
          <w:b/>
          <w:bCs/>
        </w:rPr>
        <w:t>정밀 신용평가</w:t>
      </w:r>
      <w:r w:rsidRPr="00FB6D4E">
        <w:t>: 66개 연체확률 기반 → 3가지 위험 패턴으로 분류</w:t>
      </w:r>
    </w:p>
    <w:p w14:paraId="07207AE8" w14:textId="77777777" w:rsidR="00FB6D4E" w:rsidRPr="00FB6D4E" w:rsidRDefault="00FB6D4E" w:rsidP="00FB6D4E">
      <w:pPr>
        <w:numPr>
          <w:ilvl w:val="1"/>
          <w:numId w:val="104"/>
        </w:numPr>
      </w:pPr>
      <w:r w:rsidRPr="00FB6D4E">
        <w:t>초기안정형, 중기집중형, 후기급등형</w:t>
      </w:r>
    </w:p>
    <w:p w14:paraId="0417CAF6" w14:textId="77777777" w:rsidR="00FB6D4E" w:rsidRPr="00FB6D4E" w:rsidRDefault="00FB6D4E" w:rsidP="00FB6D4E">
      <w:pPr>
        <w:numPr>
          <w:ilvl w:val="0"/>
          <w:numId w:val="104"/>
        </w:numPr>
      </w:pPr>
      <w:r w:rsidRPr="00FB6D4E">
        <w:rPr>
          <w:b/>
          <w:bCs/>
        </w:rPr>
        <w:t>상환능력 산정</w:t>
      </w:r>
      <w:r w:rsidRPr="00FB6D4E">
        <w:t xml:space="preserve">: </w:t>
      </w:r>
      <w:proofErr w:type="spellStart"/>
      <w:r w:rsidRPr="00FB6D4E">
        <w:t>MyData</w:t>
      </w:r>
      <w:proofErr w:type="spellEnd"/>
      <w:r w:rsidRPr="00FB6D4E">
        <w:t xml:space="preserve"> 기반 실현가능 잉여현금흐름 분석</w:t>
      </w:r>
    </w:p>
    <w:p w14:paraId="1FD1E715" w14:textId="77777777" w:rsidR="00FB6D4E" w:rsidRPr="00FB6D4E" w:rsidRDefault="00FB6D4E" w:rsidP="00FB6D4E">
      <w:pPr>
        <w:numPr>
          <w:ilvl w:val="0"/>
          <w:numId w:val="104"/>
        </w:numPr>
      </w:pPr>
      <w:r w:rsidRPr="00FB6D4E">
        <w:rPr>
          <w:b/>
          <w:bCs/>
        </w:rPr>
        <w:t>적정 여신기간 결정</w:t>
      </w:r>
      <w:r w:rsidRPr="00FB6D4E">
        <w:t xml:space="preserve">: 급격한 연체 증가 </w:t>
      </w:r>
      <w:proofErr w:type="spellStart"/>
      <w:r w:rsidRPr="00FB6D4E">
        <w:t>이전까지를</w:t>
      </w:r>
      <w:proofErr w:type="spellEnd"/>
      <w:r w:rsidRPr="00FB6D4E">
        <w:t xml:space="preserve"> "안전기간"</w:t>
      </w:r>
      <w:proofErr w:type="spellStart"/>
      <w:r w:rsidRPr="00FB6D4E">
        <w:t>으로</w:t>
      </w:r>
      <w:proofErr w:type="spellEnd"/>
      <w:r w:rsidRPr="00FB6D4E">
        <w:t xml:space="preserve"> 설정</w:t>
      </w:r>
    </w:p>
    <w:p w14:paraId="529ACE72" w14:textId="77777777" w:rsidR="00FB6D4E" w:rsidRPr="00FB6D4E" w:rsidRDefault="00FB6D4E" w:rsidP="00FB6D4E">
      <w:pPr>
        <w:numPr>
          <w:ilvl w:val="0"/>
          <w:numId w:val="104"/>
        </w:numPr>
      </w:pPr>
      <w:r w:rsidRPr="00FB6D4E">
        <w:rPr>
          <w:b/>
          <w:bCs/>
        </w:rPr>
        <w:t>한도 산출</w:t>
      </w:r>
      <w:r w:rsidRPr="00FB6D4E">
        <w:t>: 한도 = 상환능력 × 안전기간 × 안전계수</w:t>
      </w:r>
    </w:p>
    <w:p w14:paraId="17EEBFA3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2.2 유동성 위험 관리</w:t>
      </w:r>
    </w:p>
    <w:p w14:paraId="3D3A89FC" w14:textId="77777777" w:rsidR="00FB6D4E" w:rsidRPr="00FB6D4E" w:rsidRDefault="00FB6D4E" w:rsidP="00FB6D4E">
      <w:pPr>
        <w:numPr>
          <w:ilvl w:val="0"/>
          <w:numId w:val="105"/>
        </w:numPr>
      </w:pPr>
      <w:r w:rsidRPr="00FB6D4E">
        <w:rPr>
          <w:b/>
          <w:bCs/>
        </w:rPr>
        <w:t>여신기간과 회전율 균형</w:t>
      </w:r>
      <w:r w:rsidRPr="00FB6D4E">
        <w:t>:</w:t>
      </w:r>
      <w:r w:rsidRPr="00FB6D4E">
        <w:br/>
        <w:t>차주 입장에서는 자금 안정성, 투자자 입장에서는 유동성 확보를 고려한 중간값 도출</w:t>
      </w:r>
    </w:p>
    <w:p w14:paraId="09CC641D" w14:textId="77777777" w:rsidR="00FB6D4E" w:rsidRPr="00FB6D4E" w:rsidRDefault="00FB6D4E" w:rsidP="00FB6D4E">
      <w:pPr>
        <w:numPr>
          <w:ilvl w:val="0"/>
          <w:numId w:val="105"/>
        </w:numPr>
      </w:pPr>
      <w:r w:rsidRPr="00FB6D4E">
        <w:rPr>
          <w:b/>
          <w:bCs/>
        </w:rPr>
        <w:t>상환구조의 예측 가능성 관리</w:t>
      </w:r>
      <w:r w:rsidRPr="00FB6D4E">
        <w:t>:</w:t>
      </w:r>
      <w:r w:rsidRPr="00FB6D4E">
        <w:br/>
        <w:t>후기급등형은 회전형 단기상품, 안정형은 장기 고정형 상품 설계</w:t>
      </w:r>
    </w:p>
    <w:p w14:paraId="01295EAB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2.3 운영 위험 관리</w:t>
      </w:r>
    </w:p>
    <w:p w14:paraId="2B216717" w14:textId="77777777" w:rsidR="00FB6D4E" w:rsidRPr="00FB6D4E" w:rsidRDefault="00FB6D4E" w:rsidP="00FB6D4E">
      <w:pPr>
        <w:numPr>
          <w:ilvl w:val="0"/>
          <w:numId w:val="106"/>
        </w:numPr>
      </w:pPr>
      <w:r w:rsidRPr="00FB6D4E">
        <w:rPr>
          <w:b/>
          <w:bCs/>
        </w:rPr>
        <w:t>상품 운영 복잡성 최소화</w:t>
      </w:r>
      <w:r w:rsidRPr="00FB6D4E">
        <w:t>:</w:t>
      </w:r>
      <w:r w:rsidRPr="00FB6D4E">
        <w:br/>
        <w:t xml:space="preserve">→ 3가지 리스크 패턴 × 3가지 투자자 유형 = </w:t>
      </w:r>
      <w:r w:rsidRPr="00FB6D4E">
        <w:rPr>
          <w:b/>
          <w:bCs/>
        </w:rPr>
        <w:t xml:space="preserve">9개 표준 </w:t>
      </w:r>
      <w:proofErr w:type="spellStart"/>
      <w:r w:rsidRPr="00FB6D4E">
        <w:rPr>
          <w:b/>
          <w:bCs/>
        </w:rPr>
        <w:t>상품군</w:t>
      </w:r>
      <w:proofErr w:type="spellEnd"/>
    </w:p>
    <w:p w14:paraId="3B7CB433" w14:textId="77777777" w:rsidR="00FB6D4E" w:rsidRPr="00FB6D4E" w:rsidRDefault="00FB6D4E" w:rsidP="00FB6D4E">
      <w:pPr>
        <w:numPr>
          <w:ilvl w:val="0"/>
          <w:numId w:val="106"/>
        </w:numPr>
      </w:pPr>
      <w:r w:rsidRPr="00FB6D4E">
        <w:rPr>
          <w:b/>
          <w:bCs/>
        </w:rPr>
        <w:t>수수료 체계</w:t>
      </w:r>
      <w:r w:rsidRPr="00FB6D4E">
        <w:t>:</w:t>
      </w:r>
    </w:p>
    <w:p w14:paraId="3A19DB83" w14:textId="77777777" w:rsidR="00FB6D4E" w:rsidRPr="00FB6D4E" w:rsidRDefault="00FB6D4E" w:rsidP="00FB6D4E">
      <w:pPr>
        <w:numPr>
          <w:ilvl w:val="1"/>
          <w:numId w:val="106"/>
        </w:numPr>
      </w:pPr>
      <w:r w:rsidRPr="00FB6D4E">
        <w:t>고정 수수료(기본 운영비 커버)</w:t>
      </w:r>
    </w:p>
    <w:p w14:paraId="0D06FD9F" w14:textId="77777777" w:rsidR="00FB6D4E" w:rsidRPr="00FB6D4E" w:rsidRDefault="00FB6D4E" w:rsidP="00FB6D4E">
      <w:pPr>
        <w:numPr>
          <w:ilvl w:val="1"/>
          <w:numId w:val="106"/>
        </w:numPr>
      </w:pPr>
      <w:r w:rsidRPr="00FB6D4E">
        <w:lastRenderedPageBreak/>
        <w:t>성과기반 보너스 (</w:t>
      </w:r>
      <w:proofErr w:type="spellStart"/>
      <w:r w:rsidRPr="00FB6D4E">
        <w:t>연체율</w:t>
      </w:r>
      <w:proofErr w:type="spellEnd"/>
      <w:r w:rsidRPr="00FB6D4E">
        <w:t>/회수율 기준)</w:t>
      </w:r>
    </w:p>
    <w:p w14:paraId="603C65BF" w14:textId="77777777" w:rsidR="00FB6D4E" w:rsidRPr="00FB6D4E" w:rsidRDefault="00FB6D4E" w:rsidP="00FB6D4E">
      <w:r w:rsidRPr="00FB6D4E">
        <w:pict w14:anchorId="409F9F33">
          <v:rect id="_x0000_i1439" style="width:0;height:1.5pt" o:hralign="center" o:hrstd="t" o:hr="t" fillcolor="#a0a0a0" stroked="f"/>
        </w:pict>
      </w:r>
    </w:p>
    <w:p w14:paraId="081837F1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3. 차주-투자자-플랫폼의 3자 균형 설계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2256"/>
        <w:gridCol w:w="3157"/>
        <w:gridCol w:w="2557"/>
      </w:tblGrid>
      <w:tr w:rsidR="00FB6D4E" w:rsidRPr="00FB6D4E" w14:paraId="49465873" w14:textId="77777777" w:rsidTr="00FB6D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6CD14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요소</w:t>
            </w:r>
          </w:p>
        </w:tc>
        <w:tc>
          <w:tcPr>
            <w:tcW w:w="0" w:type="auto"/>
            <w:vAlign w:val="center"/>
            <w:hideMark/>
          </w:tcPr>
          <w:p w14:paraId="7F963867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차주</w:t>
            </w:r>
          </w:p>
        </w:tc>
        <w:tc>
          <w:tcPr>
            <w:tcW w:w="0" w:type="auto"/>
            <w:vAlign w:val="center"/>
            <w:hideMark/>
          </w:tcPr>
          <w:p w14:paraId="40FEB3D7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투자자</w:t>
            </w:r>
          </w:p>
        </w:tc>
        <w:tc>
          <w:tcPr>
            <w:tcW w:w="0" w:type="auto"/>
            <w:vAlign w:val="center"/>
            <w:hideMark/>
          </w:tcPr>
          <w:p w14:paraId="064612A8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플랫폼</w:t>
            </w:r>
          </w:p>
        </w:tc>
      </w:tr>
      <w:tr w:rsidR="00FB6D4E" w:rsidRPr="00FB6D4E" w14:paraId="27DB0AE8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C0E11" w14:textId="77777777" w:rsidR="00FB6D4E" w:rsidRPr="00FB6D4E" w:rsidRDefault="00FB6D4E" w:rsidP="00FB6D4E">
            <w:r w:rsidRPr="00FB6D4E">
              <w:t>목적</w:t>
            </w:r>
          </w:p>
        </w:tc>
        <w:tc>
          <w:tcPr>
            <w:tcW w:w="0" w:type="auto"/>
            <w:vAlign w:val="center"/>
            <w:hideMark/>
          </w:tcPr>
          <w:p w14:paraId="0B74774C" w14:textId="77777777" w:rsidR="00FB6D4E" w:rsidRPr="00FB6D4E" w:rsidRDefault="00FB6D4E" w:rsidP="00FB6D4E">
            <w:r w:rsidRPr="00FB6D4E">
              <w:t>낮은 금리, 장기 자금</w:t>
            </w:r>
          </w:p>
        </w:tc>
        <w:tc>
          <w:tcPr>
            <w:tcW w:w="0" w:type="auto"/>
            <w:vAlign w:val="center"/>
            <w:hideMark/>
          </w:tcPr>
          <w:p w14:paraId="0E115F47" w14:textId="77777777" w:rsidR="00FB6D4E" w:rsidRPr="00FB6D4E" w:rsidRDefault="00FB6D4E" w:rsidP="00FB6D4E">
            <w:r w:rsidRPr="00FB6D4E">
              <w:t>수익률, 안정성, 회전율</w:t>
            </w:r>
          </w:p>
        </w:tc>
        <w:tc>
          <w:tcPr>
            <w:tcW w:w="0" w:type="auto"/>
            <w:vAlign w:val="center"/>
            <w:hideMark/>
          </w:tcPr>
          <w:p w14:paraId="4B80D0E7" w14:textId="77777777" w:rsidR="00FB6D4E" w:rsidRPr="00FB6D4E" w:rsidRDefault="00FB6D4E" w:rsidP="00FB6D4E">
            <w:r w:rsidRPr="00FB6D4E">
              <w:t>수익성, 리스크 관리</w:t>
            </w:r>
          </w:p>
        </w:tc>
      </w:tr>
      <w:tr w:rsidR="00FB6D4E" w:rsidRPr="00FB6D4E" w14:paraId="0577A125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29B8" w14:textId="77777777" w:rsidR="00FB6D4E" w:rsidRPr="00FB6D4E" w:rsidRDefault="00FB6D4E" w:rsidP="00FB6D4E">
            <w:r w:rsidRPr="00FB6D4E">
              <w:t>수단</w:t>
            </w:r>
          </w:p>
        </w:tc>
        <w:tc>
          <w:tcPr>
            <w:tcW w:w="0" w:type="auto"/>
            <w:vAlign w:val="center"/>
            <w:hideMark/>
          </w:tcPr>
          <w:p w14:paraId="00D33D9B" w14:textId="77777777" w:rsidR="00FB6D4E" w:rsidRPr="00FB6D4E" w:rsidRDefault="00FB6D4E" w:rsidP="00FB6D4E">
            <w:r w:rsidRPr="00FB6D4E">
              <w:t>66개 확률 기반 위험등급화</w:t>
            </w:r>
          </w:p>
        </w:tc>
        <w:tc>
          <w:tcPr>
            <w:tcW w:w="0" w:type="auto"/>
            <w:vAlign w:val="center"/>
            <w:hideMark/>
          </w:tcPr>
          <w:p w14:paraId="42EF1AE8" w14:textId="77777777" w:rsidR="00FB6D4E" w:rsidRPr="00FB6D4E" w:rsidRDefault="00FB6D4E" w:rsidP="00FB6D4E">
            <w:r w:rsidRPr="00FB6D4E">
              <w:t>투자자 유형 세분화 (안정/균형/공격형)</w:t>
            </w:r>
          </w:p>
        </w:tc>
        <w:tc>
          <w:tcPr>
            <w:tcW w:w="0" w:type="auto"/>
            <w:vAlign w:val="center"/>
            <w:hideMark/>
          </w:tcPr>
          <w:p w14:paraId="69E80794" w14:textId="77777777" w:rsidR="00FB6D4E" w:rsidRPr="00FB6D4E" w:rsidRDefault="00FB6D4E" w:rsidP="00FB6D4E">
            <w:r w:rsidRPr="00FB6D4E">
              <w:t>매칭/정보제공/운영수수료 구조</w:t>
            </w:r>
          </w:p>
        </w:tc>
      </w:tr>
      <w:tr w:rsidR="00FB6D4E" w:rsidRPr="00FB6D4E" w14:paraId="1A91366E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DBCE4" w14:textId="77777777" w:rsidR="00FB6D4E" w:rsidRPr="00FB6D4E" w:rsidRDefault="00FB6D4E" w:rsidP="00FB6D4E">
            <w:r w:rsidRPr="00FB6D4E">
              <w:t>리스크 분담</w:t>
            </w:r>
          </w:p>
        </w:tc>
        <w:tc>
          <w:tcPr>
            <w:tcW w:w="0" w:type="auto"/>
            <w:vAlign w:val="center"/>
            <w:hideMark/>
          </w:tcPr>
          <w:p w14:paraId="61F4565C" w14:textId="77777777" w:rsidR="00FB6D4E" w:rsidRPr="00FB6D4E" w:rsidRDefault="00FB6D4E" w:rsidP="00FB6D4E">
            <w:r w:rsidRPr="00FB6D4E">
              <w:t>금리 상승, 한도 축소</w:t>
            </w:r>
          </w:p>
        </w:tc>
        <w:tc>
          <w:tcPr>
            <w:tcW w:w="0" w:type="auto"/>
            <w:vAlign w:val="center"/>
            <w:hideMark/>
          </w:tcPr>
          <w:p w14:paraId="75A1F7F6" w14:textId="77777777" w:rsidR="00FB6D4E" w:rsidRPr="00FB6D4E" w:rsidRDefault="00FB6D4E" w:rsidP="00FB6D4E">
            <w:r w:rsidRPr="00FB6D4E">
              <w:t>수익률 하락, 회수 실패</w:t>
            </w:r>
          </w:p>
        </w:tc>
        <w:tc>
          <w:tcPr>
            <w:tcW w:w="0" w:type="auto"/>
            <w:vAlign w:val="center"/>
            <w:hideMark/>
          </w:tcPr>
          <w:p w14:paraId="61B291D3" w14:textId="77777777" w:rsidR="00FB6D4E" w:rsidRPr="00FB6D4E" w:rsidRDefault="00FB6D4E" w:rsidP="00FB6D4E">
            <w:r w:rsidRPr="00FB6D4E">
              <w:t>자격심사 오류, 신뢰도 하락</w:t>
            </w:r>
          </w:p>
        </w:tc>
      </w:tr>
    </w:tbl>
    <w:p w14:paraId="4FE1C738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핵심 원칙</w:t>
      </w:r>
    </w:p>
    <w:p w14:paraId="23A47E18" w14:textId="77777777" w:rsidR="00FB6D4E" w:rsidRPr="00FB6D4E" w:rsidRDefault="00FB6D4E" w:rsidP="00FB6D4E">
      <w:pPr>
        <w:numPr>
          <w:ilvl w:val="0"/>
          <w:numId w:val="107"/>
        </w:numPr>
      </w:pPr>
      <w:r w:rsidRPr="00FB6D4E">
        <w:t xml:space="preserve">한도는 </w:t>
      </w:r>
      <w:r w:rsidRPr="00FB6D4E">
        <w:rPr>
          <w:b/>
          <w:bCs/>
        </w:rPr>
        <w:t>상환능력</w:t>
      </w:r>
      <w:r w:rsidRPr="00FB6D4E">
        <w:t xml:space="preserve"> 기반 (절대 기준)</w:t>
      </w:r>
    </w:p>
    <w:p w14:paraId="788634E2" w14:textId="77777777" w:rsidR="00FB6D4E" w:rsidRPr="00FB6D4E" w:rsidRDefault="00FB6D4E" w:rsidP="00FB6D4E">
      <w:pPr>
        <w:numPr>
          <w:ilvl w:val="0"/>
          <w:numId w:val="107"/>
        </w:numPr>
      </w:pPr>
      <w:r w:rsidRPr="00FB6D4E">
        <w:t xml:space="preserve">여신기간은 </w:t>
      </w:r>
      <w:r w:rsidRPr="00FB6D4E">
        <w:rPr>
          <w:b/>
          <w:bCs/>
        </w:rPr>
        <w:t>리스크 궤적 + 투자자 선호</w:t>
      </w:r>
      <w:r w:rsidRPr="00FB6D4E">
        <w:t>의 교집합</w:t>
      </w:r>
    </w:p>
    <w:p w14:paraId="4FA7BDF5" w14:textId="77777777" w:rsidR="00FB6D4E" w:rsidRPr="00FB6D4E" w:rsidRDefault="00FB6D4E" w:rsidP="00FB6D4E">
      <w:pPr>
        <w:numPr>
          <w:ilvl w:val="0"/>
          <w:numId w:val="107"/>
        </w:numPr>
      </w:pPr>
      <w:r w:rsidRPr="00FB6D4E">
        <w:t xml:space="preserve">금리는 </w:t>
      </w:r>
      <w:r w:rsidRPr="00FB6D4E">
        <w:rPr>
          <w:b/>
          <w:bCs/>
        </w:rPr>
        <w:t xml:space="preserve">위험 기반 기본금리 + ±시장 </w:t>
      </w:r>
      <w:proofErr w:type="spellStart"/>
      <w:r w:rsidRPr="00FB6D4E">
        <w:rPr>
          <w:b/>
          <w:bCs/>
        </w:rPr>
        <w:t>조정폭</w:t>
      </w:r>
      <w:proofErr w:type="spellEnd"/>
      <w:r w:rsidRPr="00FB6D4E">
        <w:rPr>
          <w:b/>
          <w:bCs/>
        </w:rPr>
        <w:t>(1%p 이내)</w:t>
      </w:r>
    </w:p>
    <w:p w14:paraId="712F4395" w14:textId="77777777" w:rsidR="00FB6D4E" w:rsidRPr="00FB6D4E" w:rsidRDefault="00FB6D4E" w:rsidP="00FB6D4E">
      <w:pPr>
        <w:numPr>
          <w:ilvl w:val="0"/>
          <w:numId w:val="107"/>
        </w:numPr>
      </w:pPr>
      <w:r w:rsidRPr="00FB6D4E">
        <w:t xml:space="preserve">플랫폼은 </w:t>
      </w:r>
      <w:r w:rsidRPr="00FB6D4E">
        <w:rPr>
          <w:b/>
          <w:bCs/>
        </w:rPr>
        <w:t>성과 기반 수수료 + 사후 데이터 공유 책임</w:t>
      </w:r>
    </w:p>
    <w:p w14:paraId="3D409454" w14:textId="77777777" w:rsidR="00FB6D4E" w:rsidRPr="00FB6D4E" w:rsidRDefault="00FB6D4E" w:rsidP="00FB6D4E">
      <w:r w:rsidRPr="00FB6D4E">
        <w:pict w14:anchorId="46AB37C7">
          <v:rect id="_x0000_i1440" style="width:0;height:1.5pt" o:hralign="center" o:hrstd="t" o:hr="t" fillcolor="#a0a0a0" stroked="f"/>
        </w:pict>
      </w:r>
    </w:p>
    <w:p w14:paraId="71873540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4. 동적 상품 설계 모델</w:t>
      </w:r>
    </w:p>
    <w:p w14:paraId="6B12D72D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 xml:space="preserve">4.1 </w:t>
      </w:r>
      <w:proofErr w:type="spellStart"/>
      <w:r w:rsidRPr="00FB6D4E">
        <w:rPr>
          <w:b/>
          <w:bCs/>
        </w:rPr>
        <w:t>상품군</w:t>
      </w:r>
      <w:proofErr w:type="spellEnd"/>
      <w:r w:rsidRPr="00FB6D4E">
        <w:rPr>
          <w:b/>
          <w:bCs/>
        </w:rPr>
        <w:t xml:space="preserve">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490"/>
        <w:gridCol w:w="2393"/>
      </w:tblGrid>
      <w:tr w:rsidR="00FB6D4E" w:rsidRPr="00FB6D4E" w14:paraId="4C7E6E6C" w14:textId="77777777" w:rsidTr="00FB6D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5CE29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위험패턴</w:t>
            </w:r>
          </w:p>
        </w:tc>
        <w:tc>
          <w:tcPr>
            <w:tcW w:w="0" w:type="auto"/>
            <w:vAlign w:val="center"/>
            <w:hideMark/>
          </w:tcPr>
          <w:p w14:paraId="4152DBA1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투자자 유형</w:t>
            </w:r>
          </w:p>
        </w:tc>
        <w:tc>
          <w:tcPr>
            <w:tcW w:w="0" w:type="auto"/>
            <w:vAlign w:val="center"/>
            <w:hideMark/>
          </w:tcPr>
          <w:p w14:paraId="22C07613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조건</w:t>
            </w:r>
          </w:p>
        </w:tc>
      </w:tr>
      <w:tr w:rsidR="00FB6D4E" w:rsidRPr="00FB6D4E" w14:paraId="6AE39CD0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15EE" w14:textId="77777777" w:rsidR="00FB6D4E" w:rsidRPr="00FB6D4E" w:rsidRDefault="00FB6D4E" w:rsidP="00FB6D4E">
            <w:r w:rsidRPr="00FB6D4E">
              <w:t>초기안정형</w:t>
            </w:r>
          </w:p>
        </w:tc>
        <w:tc>
          <w:tcPr>
            <w:tcW w:w="0" w:type="auto"/>
            <w:vAlign w:val="center"/>
            <w:hideMark/>
          </w:tcPr>
          <w:p w14:paraId="3FD90621" w14:textId="77777777" w:rsidR="00FB6D4E" w:rsidRPr="00FB6D4E" w:rsidRDefault="00FB6D4E" w:rsidP="00FB6D4E">
            <w:r w:rsidRPr="00FB6D4E">
              <w:t>안정형 투자자</w:t>
            </w:r>
          </w:p>
        </w:tc>
        <w:tc>
          <w:tcPr>
            <w:tcW w:w="0" w:type="auto"/>
            <w:vAlign w:val="center"/>
            <w:hideMark/>
          </w:tcPr>
          <w:p w14:paraId="03CD0273" w14:textId="77777777" w:rsidR="00FB6D4E" w:rsidRPr="00FB6D4E" w:rsidRDefault="00FB6D4E" w:rsidP="00FB6D4E">
            <w:r w:rsidRPr="00FB6D4E">
              <w:t>36</w:t>
            </w:r>
            <w:proofErr w:type="gramStart"/>
            <w:r w:rsidRPr="00FB6D4E">
              <w:t>개월 /</w:t>
            </w:r>
            <w:proofErr w:type="gramEnd"/>
            <w:r w:rsidRPr="00FB6D4E">
              <w:t xml:space="preserve"> 8</w:t>
            </w:r>
            <w:proofErr w:type="gramStart"/>
            <w:r w:rsidRPr="00FB6D4E">
              <w:t>% /</w:t>
            </w:r>
            <w:proofErr w:type="gramEnd"/>
            <w:r w:rsidRPr="00FB6D4E">
              <w:t xml:space="preserve"> </w:t>
            </w:r>
            <w:proofErr w:type="spellStart"/>
            <w:r w:rsidRPr="00FB6D4E">
              <w:t>고한도</w:t>
            </w:r>
            <w:proofErr w:type="spellEnd"/>
          </w:p>
        </w:tc>
      </w:tr>
      <w:tr w:rsidR="00FB6D4E" w:rsidRPr="00FB6D4E" w14:paraId="119EFC84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C9C1" w14:textId="77777777" w:rsidR="00FB6D4E" w:rsidRPr="00FB6D4E" w:rsidRDefault="00FB6D4E" w:rsidP="00FB6D4E">
            <w:r w:rsidRPr="00FB6D4E">
              <w:t>후기급등형</w:t>
            </w:r>
          </w:p>
        </w:tc>
        <w:tc>
          <w:tcPr>
            <w:tcW w:w="0" w:type="auto"/>
            <w:vAlign w:val="center"/>
            <w:hideMark/>
          </w:tcPr>
          <w:p w14:paraId="615FC40F" w14:textId="77777777" w:rsidR="00FB6D4E" w:rsidRPr="00FB6D4E" w:rsidRDefault="00FB6D4E" w:rsidP="00FB6D4E">
            <w:r w:rsidRPr="00FB6D4E">
              <w:t>공격형 투자자</w:t>
            </w:r>
          </w:p>
        </w:tc>
        <w:tc>
          <w:tcPr>
            <w:tcW w:w="0" w:type="auto"/>
            <w:vAlign w:val="center"/>
            <w:hideMark/>
          </w:tcPr>
          <w:p w14:paraId="31F15036" w14:textId="77777777" w:rsidR="00FB6D4E" w:rsidRPr="00FB6D4E" w:rsidRDefault="00FB6D4E" w:rsidP="00FB6D4E">
            <w:r w:rsidRPr="00FB6D4E">
              <w:t>12</w:t>
            </w:r>
            <w:proofErr w:type="gramStart"/>
            <w:r w:rsidRPr="00FB6D4E">
              <w:t>개월 /</w:t>
            </w:r>
            <w:proofErr w:type="gramEnd"/>
            <w:r w:rsidRPr="00FB6D4E">
              <w:t xml:space="preserve"> 15</w:t>
            </w:r>
            <w:proofErr w:type="gramStart"/>
            <w:r w:rsidRPr="00FB6D4E">
              <w:t>% /</w:t>
            </w:r>
            <w:proofErr w:type="gramEnd"/>
            <w:r w:rsidRPr="00FB6D4E">
              <w:t xml:space="preserve"> </w:t>
            </w:r>
            <w:proofErr w:type="spellStart"/>
            <w:r w:rsidRPr="00FB6D4E">
              <w:t>저한도</w:t>
            </w:r>
            <w:proofErr w:type="spellEnd"/>
          </w:p>
        </w:tc>
      </w:tr>
      <w:tr w:rsidR="00FB6D4E" w:rsidRPr="00FB6D4E" w14:paraId="28630BDE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FFB7" w14:textId="77777777" w:rsidR="00FB6D4E" w:rsidRPr="00FB6D4E" w:rsidRDefault="00FB6D4E" w:rsidP="00FB6D4E">
            <w:r w:rsidRPr="00FB6D4E">
              <w:t>중기집중형</w:t>
            </w:r>
          </w:p>
        </w:tc>
        <w:tc>
          <w:tcPr>
            <w:tcW w:w="0" w:type="auto"/>
            <w:vAlign w:val="center"/>
            <w:hideMark/>
          </w:tcPr>
          <w:p w14:paraId="00E3C5F5" w14:textId="77777777" w:rsidR="00FB6D4E" w:rsidRPr="00FB6D4E" w:rsidRDefault="00FB6D4E" w:rsidP="00FB6D4E">
            <w:r w:rsidRPr="00FB6D4E">
              <w:t>균형형 투자자</w:t>
            </w:r>
          </w:p>
        </w:tc>
        <w:tc>
          <w:tcPr>
            <w:tcW w:w="0" w:type="auto"/>
            <w:vAlign w:val="center"/>
            <w:hideMark/>
          </w:tcPr>
          <w:p w14:paraId="3D2DFD81" w14:textId="77777777" w:rsidR="00FB6D4E" w:rsidRPr="00FB6D4E" w:rsidRDefault="00FB6D4E" w:rsidP="00FB6D4E">
            <w:r w:rsidRPr="00FB6D4E">
              <w:t>18</w:t>
            </w:r>
            <w:proofErr w:type="gramStart"/>
            <w:r w:rsidRPr="00FB6D4E">
              <w:t>개월 /</w:t>
            </w:r>
            <w:proofErr w:type="gramEnd"/>
            <w:r w:rsidRPr="00FB6D4E">
              <w:t xml:space="preserve"> 12</w:t>
            </w:r>
            <w:proofErr w:type="gramStart"/>
            <w:r w:rsidRPr="00FB6D4E">
              <w:t>% /</w:t>
            </w:r>
            <w:proofErr w:type="gramEnd"/>
            <w:r w:rsidRPr="00FB6D4E">
              <w:t xml:space="preserve"> 중한도</w:t>
            </w:r>
          </w:p>
        </w:tc>
      </w:tr>
    </w:tbl>
    <w:p w14:paraId="7ACB05F5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4.2 수요-공급 매칭 방식</w:t>
      </w:r>
    </w:p>
    <w:p w14:paraId="59B07EB0" w14:textId="77777777" w:rsidR="00FB6D4E" w:rsidRPr="00FB6D4E" w:rsidRDefault="00FB6D4E" w:rsidP="00FB6D4E">
      <w:pPr>
        <w:numPr>
          <w:ilvl w:val="0"/>
          <w:numId w:val="108"/>
        </w:numPr>
      </w:pPr>
      <w:r w:rsidRPr="00FB6D4E">
        <w:rPr>
          <w:b/>
          <w:bCs/>
        </w:rPr>
        <w:t>풀 기반 매칭</w:t>
      </w:r>
      <w:r w:rsidRPr="00FB6D4E">
        <w:t>: 차주 신청 시 각 투자자 유형 풀과 연결</w:t>
      </w:r>
    </w:p>
    <w:p w14:paraId="62F91B59" w14:textId="77777777" w:rsidR="00FB6D4E" w:rsidRPr="00FB6D4E" w:rsidRDefault="00FB6D4E" w:rsidP="00FB6D4E">
      <w:pPr>
        <w:numPr>
          <w:ilvl w:val="0"/>
          <w:numId w:val="108"/>
        </w:numPr>
      </w:pPr>
      <w:r w:rsidRPr="00FB6D4E">
        <w:rPr>
          <w:b/>
          <w:bCs/>
        </w:rPr>
        <w:t>부분 매칭 시</w:t>
      </w:r>
      <w:r w:rsidRPr="00FB6D4E">
        <w:t xml:space="preserve"> 조건 조정 제안 (금리, 기간 재조정)</w:t>
      </w:r>
    </w:p>
    <w:p w14:paraId="099B1760" w14:textId="77777777" w:rsidR="00FB6D4E" w:rsidRPr="00FB6D4E" w:rsidRDefault="00FB6D4E" w:rsidP="00FB6D4E">
      <w:pPr>
        <w:numPr>
          <w:ilvl w:val="0"/>
          <w:numId w:val="108"/>
        </w:numPr>
      </w:pPr>
      <w:r w:rsidRPr="00FB6D4E">
        <w:rPr>
          <w:b/>
          <w:bCs/>
        </w:rPr>
        <w:t xml:space="preserve">풀 </w:t>
      </w:r>
      <w:proofErr w:type="spellStart"/>
      <w:r w:rsidRPr="00FB6D4E">
        <w:rPr>
          <w:b/>
          <w:bCs/>
        </w:rPr>
        <w:t>미존재</w:t>
      </w:r>
      <w:proofErr w:type="spellEnd"/>
      <w:r w:rsidRPr="00FB6D4E">
        <w:rPr>
          <w:b/>
          <w:bCs/>
        </w:rPr>
        <w:t xml:space="preserve"> 시</w:t>
      </w:r>
      <w:r w:rsidRPr="00FB6D4E">
        <w:t xml:space="preserve"> 자동 탈락 → 투자 수요 없는 조건 방지</w:t>
      </w:r>
    </w:p>
    <w:p w14:paraId="1DDC82E3" w14:textId="77777777" w:rsidR="00FB6D4E" w:rsidRPr="00FB6D4E" w:rsidRDefault="00FB6D4E" w:rsidP="00FB6D4E">
      <w:r w:rsidRPr="00FB6D4E">
        <w:lastRenderedPageBreak/>
        <w:pict w14:anchorId="31879560">
          <v:rect id="_x0000_i1441" style="width:0;height:1.5pt" o:hralign="center" o:hrstd="t" o:hr="t" fillcolor="#a0a0a0" stroked="f"/>
        </w:pict>
      </w:r>
    </w:p>
    <w:p w14:paraId="2F95FD1B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 xml:space="preserve">5. 리스크의 플랫폼 내 </w:t>
      </w:r>
      <w:proofErr w:type="spellStart"/>
      <w:r w:rsidRPr="00FB6D4E">
        <w:rPr>
          <w:b/>
          <w:bCs/>
        </w:rPr>
        <w:t>재배분</w:t>
      </w:r>
      <w:proofErr w:type="spellEnd"/>
    </w:p>
    <w:p w14:paraId="281BC8F4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5.1 플랫폼 리스크 분담의 실현 방식</w:t>
      </w:r>
    </w:p>
    <w:p w14:paraId="4CF911CE" w14:textId="77777777" w:rsidR="00FB6D4E" w:rsidRPr="00FB6D4E" w:rsidRDefault="00FB6D4E" w:rsidP="00FB6D4E">
      <w:pPr>
        <w:numPr>
          <w:ilvl w:val="0"/>
          <w:numId w:val="109"/>
        </w:numPr>
      </w:pPr>
      <w:r w:rsidRPr="00FB6D4E">
        <w:rPr>
          <w:b/>
          <w:bCs/>
        </w:rPr>
        <w:t>우선손실 분담 구조</w:t>
      </w:r>
      <w:r w:rsidRPr="00FB6D4E">
        <w:t>는 규제상 어려움 존재</w:t>
      </w:r>
    </w:p>
    <w:p w14:paraId="0A2CEB86" w14:textId="77777777" w:rsidR="00FB6D4E" w:rsidRPr="00FB6D4E" w:rsidRDefault="00FB6D4E" w:rsidP="00FB6D4E">
      <w:pPr>
        <w:numPr>
          <w:ilvl w:val="0"/>
          <w:numId w:val="109"/>
        </w:numPr>
      </w:pPr>
      <w:r w:rsidRPr="00FB6D4E">
        <w:rPr>
          <w:b/>
          <w:bCs/>
        </w:rPr>
        <w:t>대안</w:t>
      </w:r>
      <w:r w:rsidRPr="00FB6D4E">
        <w:t>: 성과 기반 수수료</w:t>
      </w:r>
    </w:p>
    <w:p w14:paraId="7854256E" w14:textId="77777777" w:rsidR="00FB6D4E" w:rsidRPr="00FB6D4E" w:rsidRDefault="00FB6D4E" w:rsidP="00FB6D4E">
      <w:pPr>
        <w:numPr>
          <w:ilvl w:val="1"/>
          <w:numId w:val="109"/>
        </w:numPr>
      </w:pPr>
      <w:r w:rsidRPr="00FB6D4E">
        <w:t>회수율 95% 이상 → 보너스</w:t>
      </w:r>
    </w:p>
    <w:p w14:paraId="4F2CDE2D" w14:textId="77777777" w:rsidR="00FB6D4E" w:rsidRPr="00FB6D4E" w:rsidRDefault="00FB6D4E" w:rsidP="00FB6D4E">
      <w:pPr>
        <w:numPr>
          <w:ilvl w:val="1"/>
          <w:numId w:val="109"/>
        </w:numPr>
      </w:pPr>
      <w:r w:rsidRPr="00FB6D4E">
        <w:t>회수율 85% 이하 → 수수료 일부 페널티</w:t>
      </w:r>
    </w:p>
    <w:p w14:paraId="07544FE0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5.2 리스크 예비비 제도 (시장 신뢰 확보 목적)</w:t>
      </w:r>
    </w:p>
    <w:p w14:paraId="4888EA97" w14:textId="77777777" w:rsidR="00FB6D4E" w:rsidRPr="00FB6D4E" w:rsidRDefault="00FB6D4E" w:rsidP="00FB6D4E">
      <w:pPr>
        <w:numPr>
          <w:ilvl w:val="0"/>
          <w:numId w:val="110"/>
        </w:numPr>
      </w:pPr>
      <w:r w:rsidRPr="00FB6D4E">
        <w:t>수익 중 일부 적립 → ‘플랫폼 리스크 준비금’ 운영</w:t>
      </w:r>
    </w:p>
    <w:p w14:paraId="479C6EC2" w14:textId="77777777" w:rsidR="00FB6D4E" w:rsidRPr="00FB6D4E" w:rsidRDefault="00FB6D4E" w:rsidP="00FB6D4E">
      <w:pPr>
        <w:numPr>
          <w:ilvl w:val="0"/>
          <w:numId w:val="110"/>
        </w:numPr>
      </w:pPr>
      <w:r w:rsidRPr="00FB6D4E">
        <w:t>일정 수준의 회수 실패 시 차주 대신 일부 보전</w:t>
      </w:r>
    </w:p>
    <w:p w14:paraId="5751E264" w14:textId="77777777" w:rsidR="00FB6D4E" w:rsidRPr="00FB6D4E" w:rsidRDefault="00FB6D4E" w:rsidP="00FB6D4E">
      <w:pPr>
        <w:numPr>
          <w:ilvl w:val="0"/>
          <w:numId w:val="110"/>
        </w:numPr>
      </w:pPr>
      <w:r w:rsidRPr="00FB6D4E">
        <w:t>예) 후순위 투자자 손실 최소화 기여</w:t>
      </w:r>
    </w:p>
    <w:p w14:paraId="7B66EEF7" w14:textId="77777777" w:rsidR="00FB6D4E" w:rsidRPr="00FB6D4E" w:rsidRDefault="00FB6D4E" w:rsidP="00FB6D4E">
      <w:r w:rsidRPr="00FB6D4E">
        <w:pict w14:anchorId="397A53AD">
          <v:rect id="_x0000_i1442" style="width:0;height:1.5pt" o:hralign="center" o:hrstd="t" o:hr="t" fillcolor="#a0a0a0" stroked="f"/>
        </w:pict>
      </w:r>
    </w:p>
    <w:p w14:paraId="36EA755D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6. 종합 시스템 구축 로드맵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4016"/>
      </w:tblGrid>
      <w:tr w:rsidR="00FB6D4E" w:rsidRPr="00FB6D4E" w14:paraId="5F5F0CAE" w14:textId="77777777" w:rsidTr="00FB6D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53F89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6D8340EF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주요 내용</w:t>
            </w:r>
          </w:p>
        </w:tc>
      </w:tr>
      <w:tr w:rsidR="00FB6D4E" w:rsidRPr="00FB6D4E" w14:paraId="041746DF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52CA" w14:textId="77777777" w:rsidR="00FB6D4E" w:rsidRPr="00FB6D4E" w:rsidRDefault="00FB6D4E" w:rsidP="00FB6D4E">
            <w:r w:rsidRPr="00FB6D4E">
              <w:t>1단계 (0~6개월)</w:t>
            </w:r>
          </w:p>
        </w:tc>
        <w:tc>
          <w:tcPr>
            <w:tcW w:w="0" w:type="auto"/>
            <w:vAlign w:val="center"/>
            <w:hideMark/>
          </w:tcPr>
          <w:p w14:paraId="4252F895" w14:textId="77777777" w:rsidR="00FB6D4E" w:rsidRPr="00FB6D4E" w:rsidRDefault="00FB6D4E" w:rsidP="00FB6D4E">
            <w:r w:rsidRPr="00FB6D4E">
              <w:t xml:space="preserve">- 66개 연체확률 모델링 </w:t>
            </w:r>
            <w:r w:rsidRPr="00FB6D4E">
              <w:br/>
              <w:t xml:space="preserve">- 3패턴 분류 체계 완성 </w:t>
            </w:r>
            <w:r w:rsidRPr="00FB6D4E">
              <w:br/>
              <w:t xml:space="preserve">- 9개 </w:t>
            </w:r>
            <w:proofErr w:type="spellStart"/>
            <w:r w:rsidRPr="00FB6D4E">
              <w:t>상품군</w:t>
            </w:r>
            <w:proofErr w:type="spellEnd"/>
            <w:r w:rsidRPr="00FB6D4E">
              <w:t xml:space="preserve"> 설계</w:t>
            </w:r>
          </w:p>
        </w:tc>
      </w:tr>
      <w:tr w:rsidR="00FB6D4E" w:rsidRPr="00FB6D4E" w14:paraId="0C471BE1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8B38" w14:textId="77777777" w:rsidR="00FB6D4E" w:rsidRPr="00FB6D4E" w:rsidRDefault="00FB6D4E" w:rsidP="00FB6D4E">
            <w:r w:rsidRPr="00FB6D4E">
              <w:t>2단계 (6~12개월)</w:t>
            </w:r>
          </w:p>
        </w:tc>
        <w:tc>
          <w:tcPr>
            <w:tcW w:w="0" w:type="auto"/>
            <w:vAlign w:val="center"/>
            <w:hideMark/>
          </w:tcPr>
          <w:p w14:paraId="72178B47" w14:textId="77777777" w:rsidR="00FB6D4E" w:rsidRPr="00FB6D4E" w:rsidRDefault="00FB6D4E" w:rsidP="00FB6D4E">
            <w:r w:rsidRPr="00FB6D4E">
              <w:t xml:space="preserve">- </w:t>
            </w:r>
            <w:proofErr w:type="spellStart"/>
            <w:r w:rsidRPr="00FB6D4E">
              <w:t>MyData</w:t>
            </w:r>
            <w:proofErr w:type="spellEnd"/>
            <w:r w:rsidRPr="00FB6D4E">
              <w:t xml:space="preserve"> 상환능력 분석 엔진 개발 </w:t>
            </w:r>
            <w:r w:rsidRPr="00FB6D4E">
              <w:br/>
              <w:t xml:space="preserve">- 투자자 프로파일링 및 풀 구성 </w:t>
            </w:r>
            <w:r w:rsidRPr="00FB6D4E">
              <w:br/>
              <w:t>- 매칭 알고리즘 구현</w:t>
            </w:r>
          </w:p>
        </w:tc>
      </w:tr>
      <w:tr w:rsidR="00FB6D4E" w:rsidRPr="00FB6D4E" w14:paraId="39C35F52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4E99" w14:textId="77777777" w:rsidR="00FB6D4E" w:rsidRPr="00FB6D4E" w:rsidRDefault="00FB6D4E" w:rsidP="00FB6D4E">
            <w:r w:rsidRPr="00FB6D4E">
              <w:t>3단계 (12~18개월)</w:t>
            </w:r>
          </w:p>
        </w:tc>
        <w:tc>
          <w:tcPr>
            <w:tcW w:w="0" w:type="auto"/>
            <w:vAlign w:val="center"/>
            <w:hideMark/>
          </w:tcPr>
          <w:p w14:paraId="29A4FE7A" w14:textId="77777777" w:rsidR="00FB6D4E" w:rsidRPr="00FB6D4E" w:rsidRDefault="00FB6D4E" w:rsidP="00FB6D4E">
            <w:r w:rsidRPr="00FB6D4E">
              <w:t xml:space="preserve">- 수수료 성과 연동 체계 도입 </w:t>
            </w:r>
            <w:r w:rsidRPr="00FB6D4E">
              <w:br/>
              <w:t xml:space="preserve">- </w:t>
            </w:r>
            <w:proofErr w:type="spellStart"/>
            <w:r w:rsidRPr="00FB6D4E">
              <w:t>연체율</w:t>
            </w:r>
            <w:proofErr w:type="spellEnd"/>
            <w:r w:rsidRPr="00FB6D4E">
              <w:t xml:space="preserve"> 기반 상품 </w:t>
            </w:r>
            <w:proofErr w:type="spellStart"/>
            <w:r w:rsidRPr="00FB6D4E">
              <w:t>리밸런싱</w:t>
            </w:r>
            <w:proofErr w:type="spellEnd"/>
            <w:r w:rsidRPr="00FB6D4E">
              <w:t xml:space="preserve"> 자동화 </w:t>
            </w:r>
            <w:r w:rsidRPr="00FB6D4E">
              <w:br/>
              <w:t>- 투자자 피드백 기반 상품 미세 조정</w:t>
            </w:r>
          </w:p>
        </w:tc>
      </w:tr>
      <w:tr w:rsidR="00FB6D4E" w:rsidRPr="00FB6D4E" w14:paraId="60FC5479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8DD4" w14:textId="77777777" w:rsidR="00FB6D4E" w:rsidRPr="00FB6D4E" w:rsidRDefault="00FB6D4E" w:rsidP="00FB6D4E">
            <w:r w:rsidRPr="00FB6D4E">
              <w:t>4단계 (18~24개월)</w:t>
            </w:r>
          </w:p>
        </w:tc>
        <w:tc>
          <w:tcPr>
            <w:tcW w:w="0" w:type="auto"/>
            <w:vAlign w:val="center"/>
            <w:hideMark/>
          </w:tcPr>
          <w:p w14:paraId="2349CAF8" w14:textId="77777777" w:rsidR="00FB6D4E" w:rsidRPr="00FB6D4E" w:rsidRDefault="00FB6D4E" w:rsidP="00FB6D4E">
            <w:r w:rsidRPr="00FB6D4E">
              <w:t xml:space="preserve">- AI 기반 고도화 매칭 시스템 </w:t>
            </w:r>
            <w:r w:rsidRPr="00FB6D4E">
              <w:br/>
              <w:t xml:space="preserve">- 리스크 예비비 운영 성과 분석 </w:t>
            </w:r>
            <w:r w:rsidRPr="00FB6D4E">
              <w:br/>
              <w:t>- 외부 신뢰 확보 위한 공시 체계 구축</w:t>
            </w:r>
          </w:p>
        </w:tc>
      </w:tr>
    </w:tbl>
    <w:p w14:paraId="4B4191A1" w14:textId="77777777" w:rsidR="00FB6D4E" w:rsidRPr="00FB6D4E" w:rsidRDefault="00FB6D4E" w:rsidP="00FB6D4E">
      <w:r w:rsidRPr="00FB6D4E">
        <w:pict w14:anchorId="24E8D87C">
          <v:rect id="_x0000_i1443" style="width:0;height:1.5pt" o:hralign="center" o:hrstd="t" o:hr="t" fillcolor="#a0a0a0" stroked="f"/>
        </w:pict>
      </w:r>
    </w:p>
    <w:p w14:paraId="2D7CA801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lastRenderedPageBreak/>
        <w:t>7. 결론: 실행 가능한 정밀 금융 혁신</w:t>
      </w:r>
    </w:p>
    <w:p w14:paraId="2245F207" w14:textId="77777777" w:rsidR="00FB6D4E" w:rsidRPr="00FB6D4E" w:rsidRDefault="00FB6D4E" w:rsidP="00FB6D4E">
      <w:pPr>
        <w:numPr>
          <w:ilvl w:val="0"/>
          <w:numId w:val="111"/>
        </w:numPr>
      </w:pPr>
      <w:r w:rsidRPr="00FB6D4E">
        <w:rPr>
          <w:b/>
          <w:bCs/>
        </w:rPr>
        <w:t>66개 연체확률</w:t>
      </w:r>
      <w:r w:rsidRPr="00FB6D4E">
        <w:t xml:space="preserve">은 단순한 신용평가 기법이 아닌, </w:t>
      </w:r>
      <w:r w:rsidRPr="00FB6D4E">
        <w:rPr>
          <w:b/>
          <w:bCs/>
        </w:rPr>
        <w:t>시간 기반 리스크를 정밀하게 측정하고 활용하는 철학적 변화</w:t>
      </w:r>
      <w:r w:rsidRPr="00FB6D4E">
        <w:t>를 의미.</w:t>
      </w:r>
    </w:p>
    <w:p w14:paraId="7062AAD7" w14:textId="77777777" w:rsidR="00FB6D4E" w:rsidRPr="00FB6D4E" w:rsidRDefault="00FB6D4E" w:rsidP="00FB6D4E">
      <w:pPr>
        <w:numPr>
          <w:ilvl w:val="0"/>
          <w:numId w:val="111"/>
        </w:numPr>
      </w:pPr>
      <w:r w:rsidRPr="00FB6D4E">
        <w:rPr>
          <w:b/>
          <w:bCs/>
        </w:rPr>
        <w:t>한도, 여신기간, 금리, 자격 심사, 수수료 체계, 매칭 시스템</w:t>
      </w:r>
      <w:r w:rsidRPr="00FB6D4E">
        <w:t xml:space="preserve">을 단편적으로 나누지 않고, </w:t>
      </w:r>
      <w:r w:rsidRPr="00FB6D4E">
        <w:rPr>
          <w:b/>
          <w:bCs/>
        </w:rPr>
        <w:t>통합된 리스크 관리 체계 하에 일관된 원리로 운영</w:t>
      </w:r>
      <w:r w:rsidRPr="00FB6D4E">
        <w:t>해야 함.</w:t>
      </w:r>
    </w:p>
    <w:p w14:paraId="1440F212" w14:textId="77777777" w:rsidR="00FB6D4E" w:rsidRPr="00FB6D4E" w:rsidRDefault="00FB6D4E" w:rsidP="00FB6D4E">
      <w:pPr>
        <w:numPr>
          <w:ilvl w:val="0"/>
          <w:numId w:val="111"/>
        </w:numPr>
      </w:pPr>
      <w:r w:rsidRPr="00FB6D4E">
        <w:t>복잡한 설계보다 **"단순하고 실용적이며 신뢰를 주는 체계"**로 출발하되, 고도화는 점진적으로 접근해야 함.</w:t>
      </w:r>
    </w:p>
    <w:p w14:paraId="3EB6FAEC" w14:textId="4D39452D" w:rsidR="00FB6D4E" w:rsidRDefault="00FB6D4E">
      <w:pPr>
        <w:widowControl/>
        <w:wordWrap/>
        <w:autoSpaceDE/>
        <w:autoSpaceDN/>
      </w:pPr>
      <w:r>
        <w:br w:type="page"/>
      </w:r>
    </w:p>
    <w:p w14:paraId="552A395C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lastRenderedPageBreak/>
        <w:t>66개 연체확률 기반 P2P 대출 플랫폼의 전략적 통합 운영체계</w:t>
      </w:r>
    </w:p>
    <w:p w14:paraId="4FE75CC2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1. 철학과 전략적 방향</w:t>
      </w:r>
    </w:p>
    <w:p w14:paraId="79DE4C40" w14:textId="77777777" w:rsidR="00FB6D4E" w:rsidRPr="00FB6D4E" w:rsidRDefault="00FB6D4E" w:rsidP="00FB6D4E">
      <w:pPr>
        <w:numPr>
          <w:ilvl w:val="0"/>
          <w:numId w:val="112"/>
        </w:numPr>
      </w:pPr>
      <w:r w:rsidRPr="00FB6D4E">
        <w:rPr>
          <w:b/>
          <w:bCs/>
        </w:rPr>
        <w:t>핵심 철학</w:t>
      </w:r>
      <w:r w:rsidRPr="00FB6D4E">
        <w:br/>
        <w:t>“데이터 기반 공정 금융”</w:t>
      </w:r>
      <w:r w:rsidRPr="00FB6D4E">
        <w:br/>
        <w:t>→ 66개 연체확률을 중심으로 차주·투자자·플랫폼 3자 모두가 예측 가능하고 신뢰할 수 있는 시장 조성.</w:t>
      </w:r>
    </w:p>
    <w:p w14:paraId="602021EB" w14:textId="77777777" w:rsidR="00FB6D4E" w:rsidRPr="00FB6D4E" w:rsidRDefault="00FB6D4E" w:rsidP="00FB6D4E">
      <w:pPr>
        <w:numPr>
          <w:ilvl w:val="0"/>
          <w:numId w:val="112"/>
        </w:numPr>
      </w:pPr>
      <w:r w:rsidRPr="00FB6D4E">
        <w:rPr>
          <w:b/>
          <w:bCs/>
        </w:rPr>
        <w:t>전략적 방향성</w:t>
      </w:r>
    </w:p>
    <w:p w14:paraId="4BC21926" w14:textId="77777777" w:rsidR="00FB6D4E" w:rsidRPr="00FB6D4E" w:rsidRDefault="00FB6D4E" w:rsidP="00FB6D4E">
      <w:pPr>
        <w:numPr>
          <w:ilvl w:val="1"/>
          <w:numId w:val="112"/>
        </w:numPr>
      </w:pPr>
      <w:r w:rsidRPr="00FB6D4E">
        <w:rPr>
          <w:b/>
          <w:bCs/>
        </w:rPr>
        <w:t>단계적 실현 가능성 확보</w:t>
      </w:r>
      <w:r w:rsidRPr="00FB6D4E">
        <w:t xml:space="preserve"> (복잡성 최소화, 효과 극대화)</w:t>
      </w:r>
    </w:p>
    <w:p w14:paraId="704BAC68" w14:textId="77777777" w:rsidR="00FB6D4E" w:rsidRPr="00FB6D4E" w:rsidRDefault="00FB6D4E" w:rsidP="00FB6D4E">
      <w:pPr>
        <w:numPr>
          <w:ilvl w:val="1"/>
          <w:numId w:val="112"/>
        </w:numPr>
      </w:pPr>
      <w:r w:rsidRPr="00FB6D4E">
        <w:rPr>
          <w:b/>
          <w:bCs/>
        </w:rPr>
        <w:t>금융시장 신뢰 회복</w:t>
      </w:r>
      <w:r w:rsidRPr="00FB6D4E">
        <w:t xml:space="preserve"> (전통 금융 </w:t>
      </w:r>
      <w:proofErr w:type="spellStart"/>
      <w:r w:rsidRPr="00FB6D4E">
        <w:t>리스크관리</w:t>
      </w:r>
      <w:proofErr w:type="spellEnd"/>
      <w:r w:rsidRPr="00FB6D4E">
        <w:t xml:space="preserve"> 요소 흡수)</w:t>
      </w:r>
    </w:p>
    <w:p w14:paraId="2221F750" w14:textId="77777777" w:rsidR="00FB6D4E" w:rsidRPr="00FB6D4E" w:rsidRDefault="00FB6D4E" w:rsidP="00FB6D4E">
      <w:pPr>
        <w:numPr>
          <w:ilvl w:val="1"/>
          <w:numId w:val="112"/>
        </w:numPr>
      </w:pPr>
      <w:r w:rsidRPr="00FB6D4E">
        <w:rPr>
          <w:b/>
          <w:bCs/>
        </w:rPr>
        <w:t>기술 우위 확보</w:t>
      </w:r>
      <w:r w:rsidRPr="00FB6D4E">
        <w:t xml:space="preserve"> (정밀한 평가-매칭-운영 체계로 차별화)</w:t>
      </w:r>
    </w:p>
    <w:p w14:paraId="0C197056" w14:textId="77777777" w:rsidR="00FB6D4E" w:rsidRPr="00FB6D4E" w:rsidRDefault="00FB6D4E" w:rsidP="00FB6D4E">
      <w:r w:rsidRPr="00FB6D4E">
        <w:pict w14:anchorId="16D62ED3">
          <v:rect id="_x0000_i1504" style="width:0;height:1.5pt" o:hralign="center" o:hrstd="t" o:hr="t" fillcolor="#a0a0a0" stroked="f"/>
        </w:pict>
      </w:r>
    </w:p>
    <w:p w14:paraId="46F75687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2. 전략적 실행 핵심: 핵-주변 구조 (Core &amp; Periphery)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4043"/>
        <w:gridCol w:w="3896"/>
      </w:tblGrid>
      <w:tr w:rsidR="00FB6D4E" w:rsidRPr="00FB6D4E" w14:paraId="773A95C6" w14:textId="77777777" w:rsidTr="00FB6D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F573B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5C823245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핵심(Core: 필수, 당장 시행)</w:t>
            </w:r>
          </w:p>
        </w:tc>
        <w:tc>
          <w:tcPr>
            <w:tcW w:w="0" w:type="auto"/>
            <w:vAlign w:val="center"/>
            <w:hideMark/>
          </w:tcPr>
          <w:p w14:paraId="09CF77FB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주변(Periphery: 중장기 전략)</w:t>
            </w:r>
          </w:p>
        </w:tc>
      </w:tr>
      <w:tr w:rsidR="00FB6D4E" w:rsidRPr="00FB6D4E" w14:paraId="14094F61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0B29C" w14:textId="77777777" w:rsidR="00FB6D4E" w:rsidRPr="00FB6D4E" w:rsidRDefault="00FB6D4E" w:rsidP="00FB6D4E">
            <w:r w:rsidRPr="00FB6D4E">
              <w:t>신용평가</w:t>
            </w:r>
          </w:p>
        </w:tc>
        <w:tc>
          <w:tcPr>
            <w:tcW w:w="0" w:type="auto"/>
            <w:vAlign w:val="center"/>
            <w:hideMark/>
          </w:tcPr>
          <w:p w14:paraId="5320D0E1" w14:textId="77777777" w:rsidR="00FB6D4E" w:rsidRPr="00FB6D4E" w:rsidRDefault="00FB6D4E" w:rsidP="00FB6D4E">
            <w:r w:rsidRPr="00FB6D4E">
              <w:t>66개 연체확률 + 상환능력 기반 위험 평가</w:t>
            </w:r>
          </w:p>
        </w:tc>
        <w:tc>
          <w:tcPr>
            <w:tcW w:w="0" w:type="auto"/>
            <w:vAlign w:val="center"/>
            <w:hideMark/>
          </w:tcPr>
          <w:p w14:paraId="2CFA2926" w14:textId="77777777" w:rsidR="00FB6D4E" w:rsidRPr="00FB6D4E" w:rsidRDefault="00FB6D4E" w:rsidP="00FB6D4E">
            <w:r w:rsidRPr="00FB6D4E">
              <w:t>행동 기반, 디지털 흔적, 소셜 신호</w:t>
            </w:r>
          </w:p>
        </w:tc>
      </w:tr>
      <w:tr w:rsidR="00FB6D4E" w:rsidRPr="00FB6D4E" w14:paraId="28862093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6F509" w14:textId="77777777" w:rsidR="00FB6D4E" w:rsidRPr="00FB6D4E" w:rsidRDefault="00FB6D4E" w:rsidP="00FB6D4E">
            <w:r w:rsidRPr="00FB6D4E">
              <w:t>상품설계</w:t>
            </w:r>
          </w:p>
        </w:tc>
        <w:tc>
          <w:tcPr>
            <w:tcW w:w="0" w:type="auto"/>
            <w:vAlign w:val="center"/>
            <w:hideMark/>
          </w:tcPr>
          <w:p w14:paraId="0B6327F9" w14:textId="77777777" w:rsidR="00FB6D4E" w:rsidRPr="00FB6D4E" w:rsidRDefault="00FB6D4E" w:rsidP="00FB6D4E">
            <w:r w:rsidRPr="00FB6D4E">
              <w:t xml:space="preserve">9개 </w:t>
            </w:r>
            <w:proofErr w:type="spellStart"/>
            <w:r w:rsidRPr="00FB6D4E">
              <w:t>상품군</w:t>
            </w:r>
            <w:proofErr w:type="spellEnd"/>
            <w:r w:rsidRPr="00FB6D4E">
              <w:t xml:space="preserve"> (3패턴 × 3투자유형)</w:t>
            </w:r>
          </w:p>
        </w:tc>
        <w:tc>
          <w:tcPr>
            <w:tcW w:w="0" w:type="auto"/>
            <w:vAlign w:val="center"/>
            <w:hideMark/>
          </w:tcPr>
          <w:p w14:paraId="76013CCB" w14:textId="77777777" w:rsidR="00FB6D4E" w:rsidRPr="00FB6D4E" w:rsidRDefault="00FB6D4E" w:rsidP="00FB6D4E">
            <w:r w:rsidRPr="00FB6D4E">
              <w:t>맞춤형 상품 자동 설계, 다중조건 최적화</w:t>
            </w:r>
          </w:p>
        </w:tc>
      </w:tr>
      <w:tr w:rsidR="00FB6D4E" w:rsidRPr="00FB6D4E" w14:paraId="65909629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5F60" w14:textId="77777777" w:rsidR="00FB6D4E" w:rsidRPr="00FB6D4E" w:rsidRDefault="00FB6D4E" w:rsidP="00FB6D4E">
            <w:proofErr w:type="spellStart"/>
            <w:r w:rsidRPr="00FB6D4E">
              <w:t>매칭방식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3B3A6" w14:textId="77777777" w:rsidR="00FB6D4E" w:rsidRPr="00FB6D4E" w:rsidRDefault="00FB6D4E" w:rsidP="00FB6D4E">
            <w:r w:rsidRPr="00FB6D4E">
              <w:t>풀 기반 정적 매칭</w:t>
            </w:r>
          </w:p>
        </w:tc>
        <w:tc>
          <w:tcPr>
            <w:tcW w:w="0" w:type="auto"/>
            <w:vAlign w:val="center"/>
            <w:hideMark/>
          </w:tcPr>
          <w:p w14:paraId="670FD5F9" w14:textId="77777777" w:rsidR="00FB6D4E" w:rsidRPr="00FB6D4E" w:rsidRDefault="00FB6D4E" w:rsidP="00FB6D4E">
            <w:r w:rsidRPr="00FB6D4E">
              <w:t>AI 기반 실시간 개별 매칭</w:t>
            </w:r>
          </w:p>
        </w:tc>
      </w:tr>
      <w:tr w:rsidR="00FB6D4E" w:rsidRPr="00FB6D4E" w14:paraId="240157FE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D8187" w14:textId="77777777" w:rsidR="00FB6D4E" w:rsidRPr="00FB6D4E" w:rsidRDefault="00FB6D4E" w:rsidP="00FB6D4E">
            <w:proofErr w:type="spellStart"/>
            <w:r w:rsidRPr="00FB6D4E">
              <w:t>리스크관리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F01B2" w14:textId="77777777" w:rsidR="00FB6D4E" w:rsidRPr="00FB6D4E" w:rsidRDefault="00FB6D4E" w:rsidP="00FB6D4E">
            <w:proofErr w:type="spellStart"/>
            <w:r w:rsidRPr="00FB6D4E">
              <w:t>연체율</w:t>
            </w:r>
            <w:proofErr w:type="spellEnd"/>
            <w:r w:rsidRPr="00FB6D4E">
              <w:t xml:space="preserve"> 중심 포트폴리오 관리</w:t>
            </w:r>
          </w:p>
        </w:tc>
        <w:tc>
          <w:tcPr>
            <w:tcW w:w="0" w:type="auto"/>
            <w:vAlign w:val="center"/>
            <w:hideMark/>
          </w:tcPr>
          <w:p w14:paraId="7CB0C1A2" w14:textId="77777777" w:rsidR="00FB6D4E" w:rsidRPr="00FB6D4E" w:rsidRDefault="00FB6D4E" w:rsidP="00FB6D4E">
            <w:r w:rsidRPr="00FB6D4E">
              <w:t>실시간 모니터링 + 예비비 자율운영</w:t>
            </w:r>
          </w:p>
        </w:tc>
      </w:tr>
      <w:tr w:rsidR="00FB6D4E" w:rsidRPr="00FB6D4E" w14:paraId="48E9CE20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973BA" w14:textId="77777777" w:rsidR="00FB6D4E" w:rsidRPr="00FB6D4E" w:rsidRDefault="00FB6D4E" w:rsidP="00FB6D4E">
            <w:r w:rsidRPr="00FB6D4E">
              <w:t>수수료구조</w:t>
            </w:r>
          </w:p>
        </w:tc>
        <w:tc>
          <w:tcPr>
            <w:tcW w:w="0" w:type="auto"/>
            <w:vAlign w:val="center"/>
            <w:hideMark/>
          </w:tcPr>
          <w:p w14:paraId="33F99936" w14:textId="77777777" w:rsidR="00FB6D4E" w:rsidRPr="00FB6D4E" w:rsidRDefault="00FB6D4E" w:rsidP="00FB6D4E">
            <w:r w:rsidRPr="00FB6D4E">
              <w:t>기본+성과 연동 수수료</w:t>
            </w:r>
          </w:p>
        </w:tc>
        <w:tc>
          <w:tcPr>
            <w:tcW w:w="0" w:type="auto"/>
            <w:vAlign w:val="center"/>
            <w:hideMark/>
          </w:tcPr>
          <w:p w14:paraId="09778303" w14:textId="77777777" w:rsidR="00FB6D4E" w:rsidRPr="00FB6D4E" w:rsidRDefault="00FB6D4E" w:rsidP="00FB6D4E">
            <w:r w:rsidRPr="00FB6D4E">
              <w:t>리스크 분담형 수수료/수익 공유모델</w:t>
            </w:r>
          </w:p>
        </w:tc>
      </w:tr>
      <w:tr w:rsidR="00FB6D4E" w:rsidRPr="00FB6D4E" w14:paraId="7DE7559F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78C4" w14:textId="77777777" w:rsidR="00FB6D4E" w:rsidRPr="00FB6D4E" w:rsidRDefault="00FB6D4E" w:rsidP="00FB6D4E">
            <w:r w:rsidRPr="00FB6D4E">
              <w:t>자격심사</w:t>
            </w:r>
          </w:p>
        </w:tc>
        <w:tc>
          <w:tcPr>
            <w:tcW w:w="0" w:type="auto"/>
            <w:vAlign w:val="center"/>
            <w:hideMark/>
          </w:tcPr>
          <w:p w14:paraId="1D46DA8F" w14:textId="77777777" w:rsidR="00FB6D4E" w:rsidRPr="00FB6D4E" w:rsidRDefault="00FB6D4E" w:rsidP="00FB6D4E">
            <w:r w:rsidRPr="00FB6D4E">
              <w:t>위험등급 기반 단계적 승인</w:t>
            </w:r>
          </w:p>
        </w:tc>
        <w:tc>
          <w:tcPr>
            <w:tcW w:w="0" w:type="auto"/>
            <w:vAlign w:val="center"/>
            <w:hideMark/>
          </w:tcPr>
          <w:p w14:paraId="423B743E" w14:textId="77777777" w:rsidR="00FB6D4E" w:rsidRPr="00FB6D4E" w:rsidRDefault="00FB6D4E" w:rsidP="00FB6D4E">
            <w:r w:rsidRPr="00FB6D4E">
              <w:t>행동·예측 기반 동적 승인 모델</w:t>
            </w:r>
          </w:p>
        </w:tc>
      </w:tr>
    </w:tbl>
    <w:p w14:paraId="2ECCB291" w14:textId="77777777" w:rsidR="00FB6D4E" w:rsidRPr="00FB6D4E" w:rsidRDefault="00FB6D4E" w:rsidP="00FB6D4E">
      <w:r w:rsidRPr="00FB6D4E">
        <w:t xml:space="preserve">→ </w:t>
      </w:r>
      <w:r w:rsidRPr="00FB6D4E">
        <w:rPr>
          <w:b/>
          <w:bCs/>
        </w:rPr>
        <w:t>핵심(Core)</w:t>
      </w:r>
      <w:r w:rsidRPr="00FB6D4E">
        <w:t xml:space="preserve"> 기능은 즉시 구현하여 운영 가능성 확보, </w:t>
      </w:r>
      <w:r w:rsidRPr="00FB6D4E">
        <w:rPr>
          <w:b/>
          <w:bCs/>
        </w:rPr>
        <w:t>주변 기능</w:t>
      </w:r>
      <w:r w:rsidRPr="00FB6D4E">
        <w:t>은 기술 성숙도와 시장 수용성에 따라 확장.</w:t>
      </w:r>
    </w:p>
    <w:p w14:paraId="7DEB3D9D" w14:textId="77777777" w:rsidR="00FB6D4E" w:rsidRPr="00FB6D4E" w:rsidRDefault="00FB6D4E" w:rsidP="00FB6D4E">
      <w:r w:rsidRPr="00FB6D4E">
        <w:pict w14:anchorId="31CF08F4">
          <v:rect id="_x0000_i1505" style="width:0;height:1.5pt" o:hralign="center" o:hrstd="t" o:hr="t" fillcolor="#a0a0a0" stroked="f"/>
        </w:pict>
      </w:r>
    </w:p>
    <w:p w14:paraId="44A7A12D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3. 전략적 실행 프레임워크 (총 5단계)</w:t>
      </w:r>
    </w:p>
    <w:p w14:paraId="6DDF1FF9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lastRenderedPageBreak/>
        <w:t>Phase 1. 정확한 위험 분석 인프라 구축 (0~6개월)</w:t>
      </w:r>
    </w:p>
    <w:p w14:paraId="23DA917D" w14:textId="77777777" w:rsidR="00FB6D4E" w:rsidRPr="00FB6D4E" w:rsidRDefault="00FB6D4E" w:rsidP="00FB6D4E">
      <w:pPr>
        <w:numPr>
          <w:ilvl w:val="0"/>
          <w:numId w:val="113"/>
        </w:numPr>
      </w:pPr>
      <w:r w:rsidRPr="00FB6D4E">
        <w:rPr>
          <w:b/>
          <w:bCs/>
        </w:rPr>
        <w:t>66개 연체확률 모델 고도화</w:t>
      </w:r>
      <w:r w:rsidRPr="00FB6D4E">
        <w:t>:</w:t>
      </w:r>
      <w:r w:rsidRPr="00FB6D4E">
        <w:br/>
        <w:t>→ 단순 월별 확률 → 구간별 누적위험, 변화율 분석 등 구조화</w:t>
      </w:r>
    </w:p>
    <w:p w14:paraId="130C2FF8" w14:textId="77777777" w:rsidR="00FB6D4E" w:rsidRPr="00FB6D4E" w:rsidRDefault="00FB6D4E" w:rsidP="00FB6D4E">
      <w:pPr>
        <w:numPr>
          <w:ilvl w:val="0"/>
          <w:numId w:val="113"/>
        </w:numPr>
      </w:pPr>
      <w:r w:rsidRPr="00FB6D4E">
        <w:rPr>
          <w:b/>
          <w:bCs/>
        </w:rPr>
        <w:t>위험 패턴 분류 기준 설정</w:t>
      </w:r>
      <w:r w:rsidRPr="00FB6D4E">
        <w:t>:</w:t>
      </w:r>
      <w:r w:rsidRPr="00FB6D4E">
        <w:br/>
        <w:t>→ 초기안정형, 중기집중형, 후기급등형</w:t>
      </w:r>
    </w:p>
    <w:p w14:paraId="5599027A" w14:textId="77777777" w:rsidR="00FB6D4E" w:rsidRPr="00FB6D4E" w:rsidRDefault="00FB6D4E" w:rsidP="00FB6D4E">
      <w:pPr>
        <w:numPr>
          <w:ilvl w:val="0"/>
          <w:numId w:val="113"/>
        </w:numPr>
      </w:pPr>
      <w:r w:rsidRPr="00FB6D4E">
        <w:rPr>
          <w:b/>
          <w:bCs/>
        </w:rPr>
        <w:t xml:space="preserve">기본 </w:t>
      </w:r>
      <w:proofErr w:type="spellStart"/>
      <w:r w:rsidRPr="00FB6D4E">
        <w:rPr>
          <w:b/>
          <w:bCs/>
        </w:rPr>
        <w:t>상품군</w:t>
      </w:r>
      <w:proofErr w:type="spellEnd"/>
      <w:r w:rsidRPr="00FB6D4E">
        <w:rPr>
          <w:b/>
          <w:bCs/>
        </w:rPr>
        <w:t xml:space="preserve"> 설계</w:t>
      </w:r>
      <w:r w:rsidRPr="00FB6D4E">
        <w:t xml:space="preserve"> (3×3 매트릭스):</w:t>
      </w:r>
      <w:r w:rsidRPr="00FB6D4E">
        <w:br/>
        <w:t>→ 투자자 프로파일(안정/균형/공격) 기반</w:t>
      </w:r>
    </w:p>
    <w:p w14:paraId="6A00E3CD" w14:textId="77777777" w:rsidR="00FB6D4E" w:rsidRPr="00FB6D4E" w:rsidRDefault="00FB6D4E" w:rsidP="00FB6D4E">
      <w:r w:rsidRPr="00FB6D4E">
        <w:t>전략적 성과지표:</w:t>
      </w:r>
    </w:p>
    <w:p w14:paraId="3F301560" w14:textId="77777777" w:rsidR="00FB6D4E" w:rsidRPr="00FB6D4E" w:rsidRDefault="00FB6D4E" w:rsidP="00FB6D4E">
      <w:pPr>
        <w:numPr>
          <w:ilvl w:val="0"/>
          <w:numId w:val="114"/>
        </w:numPr>
      </w:pPr>
      <w:proofErr w:type="spellStart"/>
      <w:r w:rsidRPr="00FB6D4E">
        <w:t>상품군</w:t>
      </w:r>
      <w:proofErr w:type="spellEnd"/>
      <w:r w:rsidRPr="00FB6D4E">
        <w:t xml:space="preserve"> </w:t>
      </w:r>
      <w:proofErr w:type="spellStart"/>
      <w:proofErr w:type="gramStart"/>
      <w:r w:rsidRPr="00FB6D4E">
        <w:t>투자매칭률</w:t>
      </w:r>
      <w:proofErr w:type="spellEnd"/>
      <w:r w:rsidRPr="00FB6D4E">
        <w:t xml:space="preserve"> &gt;</w:t>
      </w:r>
      <w:proofErr w:type="gramEnd"/>
      <w:r w:rsidRPr="00FB6D4E">
        <w:t xml:space="preserve"> 70%</w:t>
      </w:r>
    </w:p>
    <w:p w14:paraId="32B0DEEA" w14:textId="77777777" w:rsidR="00FB6D4E" w:rsidRPr="00FB6D4E" w:rsidRDefault="00FB6D4E" w:rsidP="00FB6D4E">
      <w:pPr>
        <w:numPr>
          <w:ilvl w:val="0"/>
          <w:numId w:val="114"/>
        </w:numPr>
      </w:pPr>
      <w:r w:rsidRPr="00FB6D4E">
        <w:t>위험패턴-</w:t>
      </w:r>
      <w:proofErr w:type="spellStart"/>
      <w:r w:rsidRPr="00FB6D4E">
        <w:t>실제연체율</w:t>
      </w:r>
      <w:proofErr w:type="spellEnd"/>
      <w:r w:rsidRPr="00FB6D4E">
        <w:t xml:space="preserve"> 오차 </w:t>
      </w:r>
      <w:proofErr w:type="gramStart"/>
      <w:r w:rsidRPr="00FB6D4E">
        <w:t>&lt; 2</w:t>
      </w:r>
      <w:proofErr w:type="gramEnd"/>
      <w:r w:rsidRPr="00FB6D4E">
        <w:t>%p</w:t>
      </w:r>
    </w:p>
    <w:p w14:paraId="46648515" w14:textId="77777777" w:rsidR="00FB6D4E" w:rsidRPr="00FB6D4E" w:rsidRDefault="00FB6D4E" w:rsidP="00FB6D4E">
      <w:r w:rsidRPr="00FB6D4E">
        <w:pict w14:anchorId="6E974A3C">
          <v:rect id="_x0000_i1506" style="width:0;height:1.5pt" o:hralign="center" o:hrstd="t" o:hr="t" fillcolor="#a0a0a0" stroked="f"/>
        </w:pict>
      </w:r>
    </w:p>
    <w:p w14:paraId="19525AD0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Phase 2. 시장 기반 매칭 체계 구축 (6~12개월)</w:t>
      </w:r>
    </w:p>
    <w:p w14:paraId="07728B6C" w14:textId="77777777" w:rsidR="00FB6D4E" w:rsidRPr="00FB6D4E" w:rsidRDefault="00FB6D4E" w:rsidP="00FB6D4E">
      <w:pPr>
        <w:numPr>
          <w:ilvl w:val="0"/>
          <w:numId w:val="115"/>
        </w:numPr>
      </w:pPr>
      <w:proofErr w:type="spellStart"/>
      <w:r w:rsidRPr="00FB6D4E">
        <w:rPr>
          <w:b/>
          <w:bCs/>
        </w:rPr>
        <w:t>MyData</w:t>
      </w:r>
      <w:proofErr w:type="spellEnd"/>
      <w:r w:rsidRPr="00FB6D4E">
        <w:rPr>
          <w:b/>
          <w:bCs/>
        </w:rPr>
        <w:t xml:space="preserve"> 기반 상환능력 모델 도입</w:t>
      </w:r>
    </w:p>
    <w:p w14:paraId="505B6801" w14:textId="77777777" w:rsidR="00FB6D4E" w:rsidRPr="00FB6D4E" w:rsidRDefault="00FB6D4E" w:rsidP="00FB6D4E">
      <w:pPr>
        <w:numPr>
          <w:ilvl w:val="0"/>
          <w:numId w:val="115"/>
        </w:numPr>
      </w:pPr>
      <w:r w:rsidRPr="00FB6D4E">
        <w:rPr>
          <w:b/>
          <w:bCs/>
        </w:rPr>
        <w:t>풀 기반 매칭 시스템 구현</w:t>
      </w:r>
      <w:r w:rsidRPr="00FB6D4E">
        <w:t>:</w:t>
      </w:r>
      <w:r w:rsidRPr="00FB6D4E">
        <w:br/>
        <w:t>→ 개별 추천이 아닌, 투자자 유형별 자동 매칭</w:t>
      </w:r>
    </w:p>
    <w:p w14:paraId="5DB1C9ED" w14:textId="77777777" w:rsidR="00FB6D4E" w:rsidRPr="00FB6D4E" w:rsidRDefault="00FB6D4E" w:rsidP="00FB6D4E">
      <w:pPr>
        <w:numPr>
          <w:ilvl w:val="0"/>
          <w:numId w:val="115"/>
        </w:numPr>
      </w:pPr>
      <w:r w:rsidRPr="00FB6D4E">
        <w:rPr>
          <w:b/>
          <w:bCs/>
        </w:rPr>
        <w:t>간명한 여신조건 산정 공식화</w:t>
      </w:r>
      <w:r w:rsidRPr="00FB6D4E">
        <w:br/>
        <w:t>한도 = 상환능력 × 안전기간 × 안전계수</w:t>
      </w:r>
    </w:p>
    <w:p w14:paraId="089C6197" w14:textId="77777777" w:rsidR="00FB6D4E" w:rsidRPr="00FB6D4E" w:rsidRDefault="00FB6D4E" w:rsidP="00FB6D4E">
      <w:r w:rsidRPr="00FB6D4E">
        <w:t>전략적 우위 확보:</w:t>
      </w:r>
    </w:p>
    <w:p w14:paraId="7258A52F" w14:textId="77777777" w:rsidR="00FB6D4E" w:rsidRPr="00FB6D4E" w:rsidRDefault="00FB6D4E" w:rsidP="00FB6D4E">
      <w:pPr>
        <w:numPr>
          <w:ilvl w:val="0"/>
          <w:numId w:val="116"/>
        </w:numPr>
      </w:pPr>
      <w:r w:rsidRPr="00FB6D4E">
        <w:t>일반 대출상품보다 더 "합리적이고 예측 가능한 조건"</w:t>
      </w:r>
    </w:p>
    <w:p w14:paraId="4DC5F947" w14:textId="77777777" w:rsidR="00FB6D4E" w:rsidRPr="00FB6D4E" w:rsidRDefault="00FB6D4E" w:rsidP="00FB6D4E">
      <w:pPr>
        <w:numPr>
          <w:ilvl w:val="0"/>
          <w:numId w:val="116"/>
        </w:numPr>
      </w:pPr>
      <w:r w:rsidRPr="00FB6D4E">
        <w:t>고객 신뢰 기반 확보 (예: "이유 있는 금리")</w:t>
      </w:r>
    </w:p>
    <w:p w14:paraId="3EF906B7" w14:textId="77777777" w:rsidR="00FB6D4E" w:rsidRPr="00FB6D4E" w:rsidRDefault="00FB6D4E" w:rsidP="00FB6D4E">
      <w:r w:rsidRPr="00FB6D4E">
        <w:pict w14:anchorId="3D07D895">
          <v:rect id="_x0000_i1507" style="width:0;height:1.5pt" o:hralign="center" o:hrstd="t" o:hr="t" fillcolor="#a0a0a0" stroked="f"/>
        </w:pict>
      </w:r>
    </w:p>
    <w:p w14:paraId="72835FDC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 xml:space="preserve">Phase 3. 전통 금융의 </w:t>
      </w:r>
      <w:proofErr w:type="spellStart"/>
      <w:r w:rsidRPr="00FB6D4E">
        <w:rPr>
          <w:b/>
          <w:bCs/>
        </w:rPr>
        <w:t>리스크관리</w:t>
      </w:r>
      <w:proofErr w:type="spellEnd"/>
      <w:r w:rsidRPr="00FB6D4E">
        <w:rPr>
          <w:b/>
          <w:bCs/>
        </w:rPr>
        <w:t xml:space="preserve"> 기법 접목 (12~18개월)</w:t>
      </w:r>
    </w:p>
    <w:p w14:paraId="350182C5" w14:textId="77777777" w:rsidR="00FB6D4E" w:rsidRPr="00FB6D4E" w:rsidRDefault="00FB6D4E" w:rsidP="00FB6D4E">
      <w:pPr>
        <w:numPr>
          <w:ilvl w:val="0"/>
          <w:numId w:val="117"/>
        </w:numPr>
      </w:pPr>
      <w:r w:rsidRPr="00FB6D4E">
        <w:rPr>
          <w:b/>
          <w:bCs/>
        </w:rPr>
        <w:t>포트폴리오 집중도 관리</w:t>
      </w:r>
    </w:p>
    <w:p w14:paraId="16027F2F" w14:textId="77777777" w:rsidR="00FB6D4E" w:rsidRPr="00FB6D4E" w:rsidRDefault="00FB6D4E" w:rsidP="00FB6D4E">
      <w:pPr>
        <w:numPr>
          <w:ilvl w:val="1"/>
          <w:numId w:val="117"/>
        </w:numPr>
      </w:pPr>
      <w:r w:rsidRPr="00FB6D4E">
        <w:t xml:space="preserve">동일 </w:t>
      </w:r>
      <w:proofErr w:type="spellStart"/>
      <w:r w:rsidRPr="00FB6D4E">
        <w:t>리스크군</w:t>
      </w:r>
      <w:proofErr w:type="spellEnd"/>
      <w:r w:rsidRPr="00FB6D4E">
        <w:t xml:space="preserve"> 비중 제한 (예: </w:t>
      </w:r>
      <w:proofErr w:type="gramStart"/>
      <w:r w:rsidRPr="00FB6D4E">
        <w:t>&lt; 15</w:t>
      </w:r>
      <w:proofErr w:type="gramEnd"/>
      <w:r w:rsidRPr="00FB6D4E">
        <w:t>%)</w:t>
      </w:r>
    </w:p>
    <w:p w14:paraId="78D5E9B7" w14:textId="77777777" w:rsidR="00FB6D4E" w:rsidRPr="00FB6D4E" w:rsidRDefault="00FB6D4E" w:rsidP="00FB6D4E">
      <w:pPr>
        <w:numPr>
          <w:ilvl w:val="1"/>
          <w:numId w:val="117"/>
        </w:numPr>
      </w:pPr>
      <w:r w:rsidRPr="00FB6D4E">
        <w:t>다변화 점수 관리</w:t>
      </w:r>
    </w:p>
    <w:p w14:paraId="417401CC" w14:textId="77777777" w:rsidR="00FB6D4E" w:rsidRPr="00FB6D4E" w:rsidRDefault="00FB6D4E" w:rsidP="00FB6D4E">
      <w:pPr>
        <w:numPr>
          <w:ilvl w:val="0"/>
          <w:numId w:val="117"/>
        </w:numPr>
      </w:pPr>
      <w:r w:rsidRPr="00FB6D4E">
        <w:rPr>
          <w:b/>
          <w:bCs/>
        </w:rPr>
        <w:t xml:space="preserve">리스크 예비비 </w:t>
      </w:r>
      <w:proofErr w:type="spellStart"/>
      <w:r w:rsidRPr="00FB6D4E">
        <w:rPr>
          <w:b/>
          <w:bCs/>
        </w:rPr>
        <w:t>운영제</w:t>
      </w:r>
      <w:proofErr w:type="spellEnd"/>
      <w:r w:rsidRPr="00FB6D4E">
        <w:rPr>
          <w:b/>
          <w:bCs/>
        </w:rPr>
        <w:t xml:space="preserve"> 도입</w:t>
      </w:r>
    </w:p>
    <w:p w14:paraId="1A75D3BE" w14:textId="77777777" w:rsidR="00FB6D4E" w:rsidRPr="00FB6D4E" w:rsidRDefault="00FB6D4E" w:rsidP="00FB6D4E">
      <w:pPr>
        <w:numPr>
          <w:ilvl w:val="1"/>
          <w:numId w:val="117"/>
        </w:numPr>
      </w:pPr>
      <w:r w:rsidRPr="00FB6D4E">
        <w:t>월 순이익의 20% 적립</w:t>
      </w:r>
    </w:p>
    <w:p w14:paraId="3548D154" w14:textId="77777777" w:rsidR="00FB6D4E" w:rsidRPr="00FB6D4E" w:rsidRDefault="00FB6D4E" w:rsidP="00FB6D4E">
      <w:pPr>
        <w:numPr>
          <w:ilvl w:val="1"/>
          <w:numId w:val="117"/>
        </w:numPr>
      </w:pPr>
      <w:r w:rsidRPr="00FB6D4E">
        <w:lastRenderedPageBreak/>
        <w:t>실손 발생 시 일부 보전</w:t>
      </w:r>
    </w:p>
    <w:p w14:paraId="45934AEC" w14:textId="77777777" w:rsidR="00FB6D4E" w:rsidRPr="00FB6D4E" w:rsidRDefault="00FB6D4E" w:rsidP="00FB6D4E">
      <w:pPr>
        <w:numPr>
          <w:ilvl w:val="0"/>
          <w:numId w:val="117"/>
        </w:numPr>
      </w:pPr>
      <w:r w:rsidRPr="00FB6D4E">
        <w:rPr>
          <w:b/>
          <w:bCs/>
        </w:rPr>
        <w:t>성과기반 수수료 도입</w:t>
      </w:r>
    </w:p>
    <w:p w14:paraId="3EAE1D8C" w14:textId="77777777" w:rsidR="00FB6D4E" w:rsidRPr="00FB6D4E" w:rsidRDefault="00FB6D4E" w:rsidP="00FB6D4E">
      <w:pPr>
        <w:numPr>
          <w:ilvl w:val="1"/>
          <w:numId w:val="117"/>
        </w:numPr>
      </w:pPr>
      <w:proofErr w:type="spellStart"/>
      <w:r w:rsidRPr="00FB6D4E">
        <w:t>연체율</w:t>
      </w:r>
      <w:proofErr w:type="spellEnd"/>
      <w:r w:rsidRPr="00FB6D4E">
        <w:t>/회수율 기준</w:t>
      </w:r>
    </w:p>
    <w:p w14:paraId="38B04738" w14:textId="77777777" w:rsidR="00FB6D4E" w:rsidRPr="00FB6D4E" w:rsidRDefault="00FB6D4E" w:rsidP="00FB6D4E">
      <w:pPr>
        <w:numPr>
          <w:ilvl w:val="1"/>
          <w:numId w:val="117"/>
        </w:numPr>
      </w:pPr>
      <w:r w:rsidRPr="00FB6D4E">
        <w:t>기본 수수료 ± 보너스/페널티</w:t>
      </w:r>
    </w:p>
    <w:p w14:paraId="5DA9147F" w14:textId="77777777" w:rsidR="00FB6D4E" w:rsidRPr="00FB6D4E" w:rsidRDefault="00FB6D4E" w:rsidP="00FB6D4E">
      <w:r w:rsidRPr="00FB6D4E">
        <w:t>전략적 메시지:</w:t>
      </w:r>
      <w:r w:rsidRPr="00FB6D4E">
        <w:br/>
        <w:t xml:space="preserve">"이 플랫폼은 투자자에게도, 차주에게도, </w:t>
      </w:r>
      <w:r w:rsidRPr="00FB6D4E">
        <w:rPr>
          <w:b/>
          <w:bCs/>
        </w:rPr>
        <w:t>리스크에 책임지는 중개자</w:t>
      </w:r>
      <w:r w:rsidRPr="00FB6D4E">
        <w:t>입니다."</w:t>
      </w:r>
    </w:p>
    <w:p w14:paraId="3A842E38" w14:textId="77777777" w:rsidR="00FB6D4E" w:rsidRPr="00FB6D4E" w:rsidRDefault="00FB6D4E" w:rsidP="00FB6D4E">
      <w:r w:rsidRPr="00FB6D4E">
        <w:pict w14:anchorId="710C9E79">
          <v:rect id="_x0000_i1508" style="width:0;height:1.5pt" o:hralign="center" o:hrstd="t" o:hr="t" fillcolor="#a0a0a0" stroked="f"/>
        </w:pict>
      </w:r>
    </w:p>
    <w:p w14:paraId="7BEDEB43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Phase 4. 정보 비대칭 해소와 시장 신뢰 확보 (18~24개월)</w:t>
      </w:r>
    </w:p>
    <w:p w14:paraId="71677022" w14:textId="77777777" w:rsidR="00FB6D4E" w:rsidRPr="00FB6D4E" w:rsidRDefault="00FB6D4E" w:rsidP="00FB6D4E">
      <w:pPr>
        <w:numPr>
          <w:ilvl w:val="0"/>
          <w:numId w:val="118"/>
        </w:numPr>
      </w:pPr>
      <w:r w:rsidRPr="00FB6D4E">
        <w:rPr>
          <w:b/>
          <w:bCs/>
        </w:rPr>
        <w:t>투자자용 정밀 정보 대시보드 제공</w:t>
      </w:r>
    </w:p>
    <w:p w14:paraId="2845BFDD" w14:textId="77777777" w:rsidR="00FB6D4E" w:rsidRPr="00FB6D4E" w:rsidRDefault="00FB6D4E" w:rsidP="00FB6D4E">
      <w:pPr>
        <w:numPr>
          <w:ilvl w:val="1"/>
          <w:numId w:val="118"/>
        </w:numPr>
      </w:pPr>
      <w:r w:rsidRPr="00FB6D4E">
        <w:t xml:space="preserve">위험패턴, </w:t>
      </w:r>
      <w:proofErr w:type="spellStart"/>
      <w:r w:rsidRPr="00FB6D4E">
        <w:t>연체궤적</w:t>
      </w:r>
      <w:proofErr w:type="spellEnd"/>
      <w:r w:rsidRPr="00FB6D4E">
        <w:t>, 포트폴리오 리스크 노출</w:t>
      </w:r>
    </w:p>
    <w:p w14:paraId="16DE5056" w14:textId="77777777" w:rsidR="00FB6D4E" w:rsidRPr="00FB6D4E" w:rsidRDefault="00FB6D4E" w:rsidP="00FB6D4E">
      <w:pPr>
        <w:numPr>
          <w:ilvl w:val="0"/>
          <w:numId w:val="118"/>
        </w:numPr>
      </w:pPr>
      <w:r w:rsidRPr="00FB6D4E">
        <w:rPr>
          <w:b/>
          <w:bCs/>
        </w:rPr>
        <w:t>차주용 조건 안내 대시보드 제공</w:t>
      </w:r>
    </w:p>
    <w:p w14:paraId="69BCBEEB" w14:textId="77777777" w:rsidR="00FB6D4E" w:rsidRPr="00FB6D4E" w:rsidRDefault="00FB6D4E" w:rsidP="00FB6D4E">
      <w:pPr>
        <w:numPr>
          <w:ilvl w:val="1"/>
          <w:numId w:val="118"/>
        </w:numPr>
      </w:pPr>
      <w:r w:rsidRPr="00FB6D4E">
        <w:t>"이 조건이 책정된 이유", "어떻게 개선하면 조건이 나아질지"</w:t>
      </w:r>
    </w:p>
    <w:p w14:paraId="08F528BF" w14:textId="77777777" w:rsidR="00FB6D4E" w:rsidRPr="00FB6D4E" w:rsidRDefault="00FB6D4E" w:rsidP="00FB6D4E">
      <w:pPr>
        <w:numPr>
          <w:ilvl w:val="0"/>
          <w:numId w:val="118"/>
        </w:numPr>
      </w:pPr>
      <w:r w:rsidRPr="00FB6D4E">
        <w:rPr>
          <w:b/>
          <w:bCs/>
        </w:rPr>
        <w:t>외부 공시 체계 마련</w:t>
      </w:r>
    </w:p>
    <w:p w14:paraId="4028E607" w14:textId="77777777" w:rsidR="00FB6D4E" w:rsidRPr="00FB6D4E" w:rsidRDefault="00FB6D4E" w:rsidP="00FB6D4E">
      <w:pPr>
        <w:numPr>
          <w:ilvl w:val="1"/>
          <w:numId w:val="118"/>
        </w:numPr>
      </w:pPr>
      <w:proofErr w:type="spellStart"/>
      <w:r w:rsidRPr="00FB6D4E">
        <w:t>연체율</w:t>
      </w:r>
      <w:proofErr w:type="spellEnd"/>
      <w:r w:rsidRPr="00FB6D4E">
        <w:t>, 회수율, 상품별 실적 분기별 공시</w:t>
      </w:r>
    </w:p>
    <w:p w14:paraId="7C0D6EAF" w14:textId="77777777" w:rsidR="00FB6D4E" w:rsidRPr="00FB6D4E" w:rsidRDefault="00FB6D4E" w:rsidP="00FB6D4E">
      <w:r w:rsidRPr="00FB6D4E">
        <w:t>시장 신뢰 확보:</w:t>
      </w:r>
      <w:r w:rsidRPr="00FB6D4E">
        <w:br/>
        <w:t>"투명한 정보 공개 → 반복투자 → 플랫폼 충성도 증가"</w:t>
      </w:r>
    </w:p>
    <w:p w14:paraId="2A5C2F1B" w14:textId="77777777" w:rsidR="00FB6D4E" w:rsidRPr="00FB6D4E" w:rsidRDefault="00FB6D4E" w:rsidP="00FB6D4E">
      <w:r w:rsidRPr="00FB6D4E">
        <w:pict w14:anchorId="0C2879B4">
          <v:rect id="_x0000_i1509" style="width:0;height:1.5pt" o:hralign="center" o:hrstd="t" o:hr="t" fillcolor="#a0a0a0" stroked="f"/>
        </w:pict>
      </w:r>
    </w:p>
    <w:p w14:paraId="2D87D848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Phase 5. 확장 전략과 지속 성장</w:t>
      </w:r>
    </w:p>
    <w:p w14:paraId="4F8101D8" w14:textId="77777777" w:rsidR="00FB6D4E" w:rsidRPr="00FB6D4E" w:rsidRDefault="00FB6D4E" w:rsidP="00FB6D4E">
      <w:pPr>
        <w:numPr>
          <w:ilvl w:val="0"/>
          <w:numId w:val="119"/>
        </w:numPr>
      </w:pPr>
      <w:r w:rsidRPr="00FB6D4E">
        <w:rPr>
          <w:b/>
          <w:bCs/>
        </w:rPr>
        <w:t>확장영역</w:t>
      </w:r>
      <w:r w:rsidRPr="00FB6D4E">
        <w:t>:</w:t>
      </w:r>
    </w:p>
    <w:p w14:paraId="2330A472" w14:textId="77777777" w:rsidR="00FB6D4E" w:rsidRPr="00FB6D4E" w:rsidRDefault="00FB6D4E" w:rsidP="00FB6D4E">
      <w:pPr>
        <w:numPr>
          <w:ilvl w:val="1"/>
          <w:numId w:val="119"/>
        </w:numPr>
      </w:pPr>
      <w:r w:rsidRPr="00FB6D4E">
        <w:t>소상공인 대출, 담보·</w:t>
      </w:r>
      <w:proofErr w:type="spellStart"/>
      <w:r w:rsidRPr="00FB6D4E">
        <w:t>비담보</w:t>
      </w:r>
      <w:proofErr w:type="spellEnd"/>
      <w:r w:rsidRPr="00FB6D4E">
        <w:t xml:space="preserve"> 혼합형, </w:t>
      </w:r>
      <w:proofErr w:type="spellStart"/>
      <w:r w:rsidRPr="00FB6D4E">
        <w:t>렌탈</w:t>
      </w:r>
      <w:proofErr w:type="spellEnd"/>
      <w:r w:rsidRPr="00FB6D4E">
        <w:t xml:space="preserve"> 등</w:t>
      </w:r>
    </w:p>
    <w:p w14:paraId="1C216F40" w14:textId="77777777" w:rsidR="00FB6D4E" w:rsidRPr="00FB6D4E" w:rsidRDefault="00FB6D4E" w:rsidP="00FB6D4E">
      <w:pPr>
        <w:numPr>
          <w:ilvl w:val="0"/>
          <w:numId w:val="119"/>
        </w:numPr>
      </w:pPr>
      <w:r w:rsidRPr="00FB6D4E">
        <w:rPr>
          <w:b/>
          <w:bCs/>
        </w:rPr>
        <w:t>기술 고도화</w:t>
      </w:r>
      <w:r w:rsidRPr="00FB6D4E">
        <w:t>:</w:t>
      </w:r>
    </w:p>
    <w:p w14:paraId="49B5A8D1" w14:textId="77777777" w:rsidR="00FB6D4E" w:rsidRPr="00FB6D4E" w:rsidRDefault="00FB6D4E" w:rsidP="00FB6D4E">
      <w:pPr>
        <w:numPr>
          <w:ilvl w:val="1"/>
          <w:numId w:val="119"/>
        </w:numPr>
      </w:pPr>
      <w:r w:rsidRPr="00FB6D4E">
        <w:t>AI 기반 맞춤형 상품 제안</w:t>
      </w:r>
    </w:p>
    <w:p w14:paraId="591A271A" w14:textId="77777777" w:rsidR="00FB6D4E" w:rsidRPr="00FB6D4E" w:rsidRDefault="00FB6D4E" w:rsidP="00FB6D4E">
      <w:pPr>
        <w:numPr>
          <w:ilvl w:val="1"/>
          <w:numId w:val="119"/>
        </w:numPr>
      </w:pPr>
      <w:proofErr w:type="spellStart"/>
      <w:r w:rsidRPr="00FB6D4E">
        <w:t>오픈뱅킹</w:t>
      </w:r>
      <w:proofErr w:type="spellEnd"/>
      <w:r w:rsidRPr="00FB6D4E">
        <w:t>/블록체인 연동으로 투명성 제고</w:t>
      </w:r>
    </w:p>
    <w:p w14:paraId="5B5AEDBB" w14:textId="77777777" w:rsidR="00FB6D4E" w:rsidRPr="00FB6D4E" w:rsidRDefault="00FB6D4E" w:rsidP="00FB6D4E">
      <w:pPr>
        <w:numPr>
          <w:ilvl w:val="0"/>
          <w:numId w:val="119"/>
        </w:numPr>
      </w:pPr>
      <w:r w:rsidRPr="00FB6D4E">
        <w:rPr>
          <w:b/>
          <w:bCs/>
        </w:rPr>
        <w:t>사업모델 다각화</w:t>
      </w:r>
      <w:r w:rsidRPr="00FB6D4E">
        <w:t>:</w:t>
      </w:r>
    </w:p>
    <w:p w14:paraId="4A5EFE3E" w14:textId="77777777" w:rsidR="00FB6D4E" w:rsidRPr="00FB6D4E" w:rsidRDefault="00FB6D4E" w:rsidP="00FB6D4E">
      <w:pPr>
        <w:numPr>
          <w:ilvl w:val="1"/>
          <w:numId w:val="119"/>
        </w:numPr>
      </w:pPr>
      <w:r w:rsidRPr="00FB6D4E">
        <w:t>성과 기반 리스크 분산형 수수료 모델</w:t>
      </w:r>
    </w:p>
    <w:p w14:paraId="394C6C29" w14:textId="77777777" w:rsidR="00FB6D4E" w:rsidRPr="00FB6D4E" w:rsidRDefault="00FB6D4E" w:rsidP="00FB6D4E">
      <w:pPr>
        <w:numPr>
          <w:ilvl w:val="1"/>
          <w:numId w:val="119"/>
        </w:numPr>
      </w:pPr>
      <w:r w:rsidRPr="00FB6D4E">
        <w:t>투자자에게 인센티브 프로그램 도입</w:t>
      </w:r>
    </w:p>
    <w:p w14:paraId="43DE405A" w14:textId="77777777" w:rsidR="00FB6D4E" w:rsidRPr="00FB6D4E" w:rsidRDefault="00FB6D4E" w:rsidP="00FB6D4E">
      <w:r w:rsidRPr="00FB6D4E">
        <w:lastRenderedPageBreak/>
        <w:pict w14:anchorId="07D197AE">
          <v:rect id="_x0000_i1510" style="width:0;height:1.5pt" o:hralign="center" o:hrstd="t" o:hr="t" fillcolor="#a0a0a0" stroked="f"/>
        </w:pict>
      </w:r>
    </w:p>
    <w:p w14:paraId="4057A645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 xml:space="preserve">4. 통합적 </w:t>
      </w:r>
      <w:proofErr w:type="spellStart"/>
      <w:r w:rsidRPr="00FB6D4E">
        <w:rPr>
          <w:b/>
          <w:bCs/>
        </w:rPr>
        <w:t>리스크관리</w:t>
      </w:r>
      <w:proofErr w:type="spellEnd"/>
      <w:r w:rsidRPr="00FB6D4E">
        <w:rPr>
          <w:b/>
          <w:bCs/>
        </w:rPr>
        <w:t xml:space="preserve"> 체계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6544"/>
      </w:tblGrid>
      <w:tr w:rsidR="00FB6D4E" w:rsidRPr="00FB6D4E" w14:paraId="3902FEEF" w14:textId="77777777" w:rsidTr="00FB6D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27C48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7B6C07A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핵심 접근</w:t>
            </w:r>
          </w:p>
        </w:tc>
      </w:tr>
      <w:tr w:rsidR="00FB6D4E" w:rsidRPr="00FB6D4E" w14:paraId="68756627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DEFB" w14:textId="77777777" w:rsidR="00FB6D4E" w:rsidRPr="00FB6D4E" w:rsidRDefault="00FB6D4E" w:rsidP="00FB6D4E">
            <w:proofErr w:type="spellStart"/>
            <w:r w:rsidRPr="00FB6D4E">
              <w:t>신용리스크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919F4" w14:textId="77777777" w:rsidR="00FB6D4E" w:rsidRPr="00FB6D4E" w:rsidRDefault="00FB6D4E" w:rsidP="00FB6D4E">
            <w:r w:rsidRPr="00FB6D4E">
              <w:t>66개 연체확률 + 상환능력 기반 위험등급화</w:t>
            </w:r>
          </w:p>
        </w:tc>
      </w:tr>
      <w:tr w:rsidR="00FB6D4E" w:rsidRPr="00FB6D4E" w14:paraId="27AFEC8B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CCF10" w14:textId="77777777" w:rsidR="00FB6D4E" w:rsidRPr="00FB6D4E" w:rsidRDefault="00FB6D4E" w:rsidP="00FB6D4E">
            <w:proofErr w:type="spellStart"/>
            <w:r w:rsidRPr="00FB6D4E">
              <w:t>유동성리스크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0A468" w14:textId="77777777" w:rsidR="00FB6D4E" w:rsidRPr="00FB6D4E" w:rsidRDefault="00FB6D4E" w:rsidP="00FB6D4E">
            <w:r w:rsidRPr="00FB6D4E">
              <w:t>여신기간 = 리스크기반 기간 × 투자자 수요 반영</w:t>
            </w:r>
          </w:p>
        </w:tc>
      </w:tr>
      <w:tr w:rsidR="00FB6D4E" w:rsidRPr="00FB6D4E" w14:paraId="17AE0742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26445" w14:textId="77777777" w:rsidR="00FB6D4E" w:rsidRPr="00FB6D4E" w:rsidRDefault="00FB6D4E" w:rsidP="00FB6D4E">
            <w:proofErr w:type="spellStart"/>
            <w:r w:rsidRPr="00FB6D4E">
              <w:t>운영리스크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D6164" w14:textId="77777777" w:rsidR="00FB6D4E" w:rsidRPr="00FB6D4E" w:rsidRDefault="00FB6D4E" w:rsidP="00FB6D4E">
            <w:r w:rsidRPr="00FB6D4E">
              <w:t xml:space="preserve">정형화된 </w:t>
            </w:r>
            <w:proofErr w:type="spellStart"/>
            <w:r w:rsidRPr="00FB6D4E">
              <w:t>상품군</w:t>
            </w:r>
            <w:proofErr w:type="spellEnd"/>
            <w:r w:rsidRPr="00FB6D4E">
              <w:t xml:space="preserve"> + 일관된 심사로 오류 가능성 축소</w:t>
            </w:r>
          </w:p>
        </w:tc>
      </w:tr>
      <w:tr w:rsidR="00FB6D4E" w:rsidRPr="00FB6D4E" w14:paraId="0F986334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1EDC" w14:textId="77777777" w:rsidR="00FB6D4E" w:rsidRPr="00FB6D4E" w:rsidRDefault="00FB6D4E" w:rsidP="00FB6D4E">
            <w:r w:rsidRPr="00FB6D4E">
              <w:t>정보 비대칭</w:t>
            </w:r>
          </w:p>
        </w:tc>
        <w:tc>
          <w:tcPr>
            <w:tcW w:w="0" w:type="auto"/>
            <w:vAlign w:val="center"/>
            <w:hideMark/>
          </w:tcPr>
          <w:p w14:paraId="18019406" w14:textId="77777777" w:rsidR="00FB6D4E" w:rsidRPr="00FB6D4E" w:rsidRDefault="00FB6D4E" w:rsidP="00FB6D4E">
            <w:r w:rsidRPr="00FB6D4E">
              <w:t>양방향 위험정보 제공 (투자자/차주 모두에게)</w:t>
            </w:r>
          </w:p>
        </w:tc>
      </w:tr>
      <w:tr w:rsidR="00FB6D4E" w:rsidRPr="00FB6D4E" w14:paraId="32D97EE3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7E22" w14:textId="77777777" w:rsidR="00FB6D4E" w:rsidRPr="00FB6D4E" w:rsidRDefault="00FB6D4E" w:rsidP="00FB6D4E">
            <w:proofErr w:type="spellStart"/>
            <w:r w:rsidRPr="00FB6D4E">
              <w:t>시스템리스크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DB9B1" w14:textId="77777777" w:rsidR="00FB6D4E" w:rsidRPr="00FB6D4E" w:rsidRDefault="00FB6D4E" w:rsidP="00FB6D4E">
            <w:r w:rsidRPr="00FB6D4E">
              <w:t>예비비 운영 + 포트폴리오 집중도 통제</w:t>
            </w:r>
          </w:p>
        </w:tc>
      </w:tr>
      <w:tr w:rsidR="00FB6D4E" w:rsidRPr="00FB6D4E" w14:paraId="1A143916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9E29" w14:textId="77777777" w:rsidR="00FB6D4E" w:rsidRPr="00FB6D4E" w:rsidRDefault="00FB6D4E" w:rsidP="00FB6D4E">
            <w:proofErr w:type="spellStart"/>
            <w:r w:rsidRPr="00FB6D4E">
              <w:t>시장리스크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1609C" w14:textId="77777777" w:rsidR="00FB6D4E" w:rsidRPr="00FB6D4E" w:rsidRDefault="00FB6D4E" w:rsidP="00FB6D4E">
            <w:r w:rsidRPr="00FB6D4E">
              <w:t>금리 탄력성 유지(1~2%p 범위 내 조정) + 투자 수요 변화 반영</w:t>
            </w:r>
          </w:p>
        </w:tc>
      </w:tr>
    </w:tbl>
    <w:p w14:paraId="14DEB093" w14:textId="77777777" w:rsidR="00FB6D4E" w:rsidRPr="00FB6D4E" w:rsidRDefault="00FB6D4E" w:rsidP="00FB6D4E">
      <w:r w:rsidRPr="00FB6D4E">
        <w:pict w14:anchorId="0EB4A4E9">
          <v:rect id="_x0000_i1511" style="width:0;height:1.5pt" o:hralign="center" o:hrstd="t" o:hr="t" fillcolor="#a0a0a0" stroked="f"/>
        </w:pict>
      </w:r>
    </w:p>
    <w:p w14:paraId="3E28B7FE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5. 결론: “실행력 기반의 정밀금융 플랫폼”</w:t>
      </w:r>
    </w:p>
    <w:p w14:paraId="3B2754C7" w14:textId="77777777" w:rsidR="00FB6D4E" w:rsidRPr="00FB6D4E" w:rsidRDefault="00FB6D4E" w:rsidP="00FB6D4E">
      <w:pPr>
        <w:numPr>
          <w:ilvl w:val="0"/>
          <w:numId w:val="120"/>
        </w:numPr>
      </w:pPr>
      <w:r w:rsidRPr="00FB6D4E">
        <w:rPr>
          <w:b/>
          <w:bCs/>
        </w:rPr>
        <w:t>정확한 위험 측정 → 공정한 조건 산정 → 예측 가능한 운영</w:t>
      </w:r>
    </w:p>
    <w:p w14:paraId="6EEC3766" w14:textId="77777777" w:rsidR="00FB6D4E" w:rsidRPr="00FB6D4E" w:rsidRDefault="00FB6D4E" w:rsidP="00FB6D4E">
      <w:pPr>
        <w:numPr>
          <w:ilvl w:val="0"/>
          <w:numId w:val="120"/>
        </w:numPr>
      </w:pPr>
      <w:r w:rsidRPr="00FB6D4E">
        <w:rPr>
          <w:b/>
          <w:bCs/>
        </w:rPr>
        <w:t>복잡한 이론이 아닌, 실현 가능한 운영모델 우선</w:t>
      </w:r>
    </w:p>
    <w:p w14:paraId="77162D7A" w14:textId="77777777" w:rsidR="00FB6D4E" w:rsidRPr="00FB6D4E" w:rsidRDefault="00FB6D4E" w:rsidP="00FB6D4E">
      <w:pPr>
        <w:numPr>
          <w:ilvl w:val="0"/>
          <w:numId w:val="120"/>
        </w:numPr>
      </w:pPr>
      <w:r w:rsidRPr="00FB6D4E">
        <w:rPr>
          <w:b/>
          <w:bCs/>
        </w:rPr>
        <w:t>시장 신뢰와 수익성, 플랫폼 생존성의 균형 확보</w:t>
      </w:r>
    </w:p>
    <w:p w14:paraId="28DB910A" w14:textId="77777777" w:rsidR="00FB6D4E" w:rsidRPr="00FB6D4E" w:rsidRDefault="00FB6D4E" w:rsidP="00FB6D4E">
      <w:pPr>
        <w:numPr>
          <w:ilvl w:val="0"/>
          <w:numId w:val="120"/>
        </w:numPr>
      </w:pPr>
      <w:r w:rsidRPr="00FB6D4E">
        <w:rPr>
          <w:b/>
          <w:bCs/>
        </w:rPr>
        <w:t>단계적 고도화를 통해 최종적으로 ‘AI 기반 개인 맞춤형 금융 플랫폼’</w:t>
      </w:r>
      <w:proofErr w:type="spellStart"/>
      <w:r w:rsidRPr="00FB6D4E">
        <w:rPr>
          <w:b/>
          <w:bCs/>
        </w:rPr>
        <w:t>으로</w:t>
      </w:r>
      <w:proofErr w:type="spellEnd"/>
      <w:r w:rsidRPr="00FB6D4E">
        <w:rPr>
          <w:b/>
          <w:bCs/>
        </w:rPr>
        <w:t xml:space="preserve"> 확장 가능</w:t>
      </w:r>
    </w:p>
    <w:p w14:paraId="0A57FFE2" w14:textId="77777777" w:rsidR="00FB6D4E" w:rsidRPr="00FB6D4E" w:rsidRDefault="00FB6D4E" w:rsidP="00FB6D4E">
      <w:r w:rsidRPr="00FB6D4E">
        <w:pict w14:anchorId="4327490C">
          <v:rect id="_x0000_i1512" style="width:0;height:1.5pt" o:hralign="center" o:hrstd="t" o:hr="t" fillcolor="#a0a0a0" stroked="f"/>
        </w:pict>
      </w:r>
    </w:p>
    <w:p w14:paraId="6D002D02" w14:textId="77777777" w:rsidR="00FB6D4E" w:rsidRPr="00FB6D4E" w:rsidRDefault="00FB6D4E" w:rsidP="00FB6D4E">
      <w:r w:rsidRPr="00FB6D4E">
        <w:t xml:space="preserve">필요하시면 위 내용을 요약한 </w:t>
      </w:r>
      <w:r w:rsidRPr="00FB6D4E">
        <w:rPr>
          <w:b/>
          <w:bCs/>
        </w:rPr>
        <w:t>전략 보고서, 투자자 IR용 설명자료, 또는 정책 제안서 형태로도 구성해드릴 수 있습니다.</w:t>
      </w:r>
    </w:p>
    <w:p w14:paraId="291FB1A8" w14:textId="3EDA226B" w:rsidR="0040263F" w:rsidRDefault="0040263F" w:rsidP="0076582A">
      <w:r>
        <w:br/>
      </w:r>
    </w:p>
    <w:p w14:paraId="51674148" w14:textId="77777777" w:rsidR="0040263F" w:rsidRDefault="0040263F">
      <w:pPr>
        <w:widowControl/>
        <w:wordWrap/>
        <w:autoSpaceDE/>
        <w:autoSpaceDN/>
      </w:pPr>
      <w:r>
        <w:br w:type="page"/>
      </w:r>
    </w:p>
    <w:p w14:paraId="6BF678A0" w14:textId="77777777" w:rsidR="0040263F" w:rsidRPr="0040263F" w:rsidRDefault="0040263F" w:rsidP="0040263F">
      <w:pPr>
        <w:rPr>
          <w:b/>
          <w:bCs/>
        </w:rPr>
      </w:pPr>
      <w:r w:rsidRPr="0040263F">
        <w:rPr>
          <w:b/>
          <w:bCs/>
        </w:rPr>
        <w:lastRenderedPageBreak/>
        <w:t>P2P 신용대출의 자격조건 설계: 정밀성·포용성·차별화 기반의 통합 모델</w:t>
      </w:r>
    </w:p>
    <w:p w14:paraId="697E715B" w14:textId="77777777" w:rsidR="0040263F" w:rsidRPr="0040263F" w:rsidRDefault="0040263F" w:rsidP="0040263F">
      <w:r w:rsidRPr="0040263F">
        <w:pict w14:anchorId="005D617E">
          <v:rect id="_x0000_i1558" style="width:0;height:1.5pt" o:hralign="center" o:hrstd="t" o:hr="t" fillcolor="#a0a0a0" stroked="f"/>
        </w:pict>
      </w:r>
    </w:p>
    <w:p w14:paraId="32CFAB2B" w14:textId="77777777" w:rsidR="0040263F" w:rsidRPr="0040263F" w:rsidRDefault="0040263F" w:rsidP="0040263F">
      <w:pPr>
        <w:rPr>
          <w:b/>
          <w:bCs/>
        </w:rPr>
      </w:pPr>
      <w:r w:rsidRPr="0040263F">
        <w:rPr>
          <w:b/>
          <w:bCs/>
        </w:rPr>
        <w:t>1. 자격조건의 전략적 위상</w:t>
      </w:r>
    </w:p>
    <w:p w14:paraId="63E654CE" w14:textId="77777777" w:rsidR="0040263F" w:rsidRPr="0040263F" w:rsidRDefault="0040263F" w:rsidP="0040263F">
      <w:r w:rsidRPr="0040263F">
        <w:t xml:space="preserve">1.1 </w:t>
      </w:r>
      <w:r w:rsidRPr="0040263F">
        <w:rPr>
          <w:b/>
          <w:bCs/>
        </w:rPr>
        <w:t>자격 심사의 다차원적 역할</w:t>
      </w:r>
    </w:p>
    <w:p w14:paraId="165047EB" w14:textId="77777777" w:rsidR="0040263F" w:rsidRPr="0040263F" w:rsidRDefault="0040263F" w:rsidP="0040263F">
      <w:pPr>
        <w:numPr>
          <w:ilvl w:val="0"/>
          <w:numId w:val="121"/>
        </w:numPr>
      </w:pPr>
      <w:r w:rsidRPr="0040263F">
        <w:rPr>
          <w:i/>
          <w:iCs/>
        </w:rPr>
        <w:t>단순 필터링을 넘어서</w:t>
      </w:r>
      <w:r w:rsidRPr="0040263F">
        <w:t>, 자격 기준은 다음 4가지 전략적 기능을 수행함:</w:t>
      </w:r>
    </w:p>
    <w:p w14:paraId="20E3B71F" w14:textId="77777777" w:rsidR="0040263F" w:rsidRPr="0040263F" w:rsidRDefault="0040263F" w:rsidP="0040263F">
      <w:pPr>
        <w:numPr>
          <w:ilvl w:val="1"/>
          <w:numId w:val="121"/>
        </w:numPr>
      </w:pPr>
      <w:r w:rsidRPr="0040263F">
        <w:rPr>
          <w:b/>
          <w:bCs/>
        </w:rPr>
        <w:t>리스크 필터</w:t>
      </w:r>
      <w:r w:rsidRPr="0040263F">
        <w:t>: 플랫폼 차원의 연체율을 제어하는 첫 번째 방어선</w:t>
      </w:r>
    </w:p>
    <w:p w14:paraId="5AF4F54E" w14:textId="77777777" w:rsidR="0040263F" w:rsidRPr="0040263F" w:rsidRDefault="0040263F" w:rsidP="0040263F">
      <w:pPr>
        <w:numPr>
          <w:ilvl w:val="1"/>
          <w:numId w:val="121"/>
        </w:numPr>
      </w:pPr>
      <w:r w:rsidRPr="0040263F">
        <w:rPr>
          <w:b/>
          <w:bCs/>
        </w:rPr>
        <w:t>시장 효율</w:t>
      </w:r>
      <w:r w:rsidRPr="0040263F">
        <w:t>: 매칭 성공률 및 투자자 만족도 제고</w:t>
      </w:r>
    </w:p>
    <w:p w14:paraId="02739166" w14:textId="77777777" w:rsidR="0040263F" w:rsidRPr="0040263F" w:rsidRDefault="0040263F" w:rsidP="0040263F">
      <w:pPr>
        <w:numPr>
          <w:ilvl w:val="1"/>
          <w:numId w:val="121"/>
        </w:numPr>
      </w:pPr>
      <w:r w:rsidRPr="0040263F">
        <w:rPr>
          <w:b/>
          <w:bCs/>
        </w:rPr>
        <w:t>사회적 포용</w:t>
      </w:r>
      <w:r w:rsidRPr="0040263F">
        <w:t>: 금융 배제 계층을 위한 유연성 확보</w:t>
      </w:r>
    </w:p>
    <w:p w14:paraId="269DA44A" w14:textId="77777777" w:rsidR="0040263F" w:rsidRPr="0040263F" w:rsidRDefault="0040263F" w:rsidP="0040263F">
      <w:pPr>
        <w:numPr>
          <w:ilvl w:val="1"/>
          <w:numId w:val="121"/>
        </w:numPr>
      </w:pPr>
      <w:r w:rsidRPr="0040263F">
        <w:rPr>
          <w:b/>
          <w:bCs/>
        </w:rPr>
        <w:t>규제 대응</w:t>
      </w:r>
      <w:r w:rsidRPr="0040263F">
        <w:t>: 자격 기준의 객관성·투명성 확보로 금융당국 신뢰 제고</w:t>
      </w:r>
    </w:p>
    <w:p w14:paraId="08B46123" w14:textId="77777777" w:rsidR="0040263F" w:rsidRPr="0040263F" w:rsidRDefault="0040263F" w:rsidP="0040263F">
      <w:r w:rsidRPr="0040263F">
        <w:t xml:space="preserve">1.2 </w:t>
      </w:r>
      <w:r w:rsidRPr="0040263F">
        <w:rPr>
          <w:b/>
          <w:bCs/>
        </w:rPr>
        <w:t>전통 금융 대비 P2P의 차별성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2651"/>
        <w:gridCol w:w="3595"/>
      </w:tblGrid>
      <w:tr w:rsidR="0040263F" w:rsidRPr="0040263F" w14:paraId="50CFAAB5" w14:textId="77777777" w:rsidTr="004026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F3351" w14:textId="77777777" w:rsidR="0040263F" w:rsidRPr="0040263F" w:rsidRDefault="0040263F" w:rsidP="0040263F">
            <w:pPr>
              <w:rPr>
                <w:b/>
                <w:bCs/>
              </w:rPr>
            </w:pPr>
            <w:r w:rsidRPr="0040263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B60555B" w14:textId="77777777" w:rsidR="0040263F" w:rsidRPr="0040263F" w:rsidRDefault="0040263F" w:rsidP="0040263F">
            <w:pPr>
              <w:rPr>
                <w:b/>
                <w:bCs/>
              </w:rPr>
            </w:pPr>
            <w:r w:rsidRPr="0040263F">
              <w:rPr>
                <w:b/>
                <w:bCs/>
              </w:rPr>
              <w:t>전통 금융기관</w:t>
            </w:r>
          </w:p>
        </w:tc>
        <w:tc>
          <w:tcPr>
            <w:tcW w:w="0" w:type="auto"/>
            <w:vAlign w:val="center"/>
            <w:hideMark/>
          </w:tcPr>
          <w:p w14:paraId="39B78755" w14:textId="77777777" w:rsidR="0040263F" w:rsidRPr="0040263F" w:rsidRDefault="0040263F" w:rsidP="0040263F">
            <w:pPr>
              <w:rPr>
                <w:b/>
                <w:bCs/>
              </w:rPr>
            </w:pPr>
            <w:r w:rsidRPr="0040263F">
              <w:rPr>
                <w:b/>
                <w:bCs/>
              </w:rPr>
              <w:t>P2P 금융</w:t>
            </w:r>
          </w:p>
        </w:tc>
      </w:tr>
      <w:tr w:rsidR="0040263F" w:rsidRPr="0040263F" w14:paraId="124D5233" w14:textId="77777777" w:rsidTr="00402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D1FF" w14:textId="77777777" w:rsidR="0040263F" w:rsidRPr="0040263F" w:rsidRDefault="0040263F" w:rsidP="0040263F">
            <w:r w:rsidRPr="0040263F">
              <w:t>평가 방식</w:t>
            </w:r>
          </w:p>
        </w:tc>
        <w:tc>
          <w:tcPr>
            <w:tcW w:w="0" w:type="auto"/>
            <w:vAlign w:val="center"/>
            <w:hideMark/>
          </w:tcPr>
          <w:p w14:paraId="0489013A" w14:textId="77777777" w:rsidR="0040263F" w:rsidRPr="0040263F" w:rsidRDefault="0040263F" w:rsidP="0040263F">
            <w:r w:rsidRPr="0040263F">
              <w:t>정적 신용등급 기반</w:t>
            </w:r>
          </w:p>
        </w:tc>
        <w:tc>
          <w:tcPr>
            <w:tcW w:w="0" w:type="auto"/>
            <w:vAlign w:val="center"/>
            <w:hideMark/>
          </w:tcPr>
          <w:p w14:paraId="1700BC87" w14:textId="77777777" w:rsidR="0040263F" w:rsidRPr="0040263F" w:rsidRDefault="0040263F" w:rsidP="0040263F">
            <w:r w:rsidRPr="0040263F">
              <w:t>66개 연체확률 기반 동적 리스크</w:t>
            </w:r>
          </w:p>
        </w:tc>
      </w:tr>
      <w:tr w:rsidR="0040263F" w:rsidRPr="0040263F" w14:paraId="5D9670E2" w14:textId="77777777" w:rsidTr="00402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291F" w14:textId="77777777" w:rsidR="0040263F" w:rsidRPr="0040263F" w:rsidRDefault="0040263F" w:rsidP="0040263F">
            <w:r w:rsidRPr="0040263F">
              <w:t>자격 판단</w:t>
            </w:r>
          </w:p>
        </w:tc>
        <w:tc>
          <w:tcPr>
            <w:tcW w:w="0" w:type="auto"/>
            <w:vAlign w:val="center"/>
            <w:hideMark/>
          </w:tcPr>
          <w:p w14:paraId="19D165C0" w14:textId="77777777" w:rsidR="0040263F" w:rsidRPr="0040263F" w:rsidRDefault="0040263F" w:rsidP="0040263F">
            <w:r w:rsidRPr="0040263F">
              <w:t>획일적 기준</w:t>
            </w:r>
          </w:p>
        </w:tc>
        <w:tc>
          <w:tcPr>
            <w:tcW w:w="0" w:type="auto"/>
            <w:vAlign w:val="center"/>
            <w:hideMark/>
          </w:tcPr>
          <w:p w14:paraId="11394846" w14:textId="77777777" w:rsidR="0040263F" w:rsidRPr="0040263F" w:rsidRDefault="0040263F" w:rsidP="0040263F">
            <w:r w:rsidRPr="0040263F">
              <w:t>조건부 수용 가능 (시장 연계)</w:t>
            </w:r>
          </w:p>
        </w:tc>
      </w:tr>
      <w:tr w:rsidR="0040263F" w:rsidRPr="0040263F" w14:paraId="1FE8520E" w14:textId="77777777" w:rsidTr="00402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56491" w14:textId="77777777" w:rsidR="0040263F" w:rsidRPr="0040263F" w:rsidRDefault="0040263F" w:rsidP="0040263F">
            <w:r w:rsidRPr="0040263F">
              <w:t>상품 대응</w:t>
            </w:r>
          </w:p>
        </w:tc>
        <w:tc>
          <w:tcPr>
            <w:tcW w:w="0" w:type="auto"/>
            <w:vAlign w:val="center"/>
            <w:hideMark/>
          </w:tcPr>
          <w:p w14:paraId="05A0000C" w14:textId="77777777" w:rsidR="0040263F" w:rsidRPr="0040263F" w:rsidRDefault="0040263F" w:rsidP="0040263F">
            <w:r w:rsidRPr="0040263F">
              <w:t>표준 상품 중심</w:t>
            </w:r>
          </w:p>
        </w:tc>
        <w:tc>
          <w:tcPr>
            <w:tcW w:w="0" w:type="auto"/>
            <w:vAlign w:val="center"/>
            <w:hideMark/>
          </w:tcPr>
          <w:p w14:paraId="662E7917" w14:textId="77777777" w:rsidR="0040263F" w:rsidRPr="0040263F" w:rsidRDefault="0040263F" w:rsidP="0040263F">
            <w:r w:rsidRPr="0040263F">
              <w:t>투자자 성향별 정밀 매칭</w:t>
            </w:r>
          </w:p>
        </w:tc>
      </w:tr>
      <w:tr w:rsidR="0040263F" w:rsidRPr="0040263F" w14:paraId="61C9F08A" w14:textId="77777777" w:rsidTr="00402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AFBD" w14:textId="77777777" w:rsidR="0040263F" w:rsidRPr="0040263F" w:rsidRDefault="0040263F" w:rsidP="0040263F">
            <w:r w:rsidRPr="0040263F">
              <w:t>승인 여부</w:t>
            </w:r>
          </w:p>
        </w:tc>
        <w:tc>
          <w:tcPr>
            <w:tcW w:w="0" w:type="auto"/>
            <w:vAlign w:val="center"/>
            <w:hideMark/>
          </w:tcPr>
          <w:p w14:paraId="6582B887" w14:textId="77777777" w:rsidR="0040263F" w:rsidRPr="0040263F" w:rsidRDefault="0040263F" w:rsidP="0040263F">
            <w:r w:rsidRPr="0040263F">
              <w:t>내부 Risk Policy 일괄적용</w:t>
            </w:r>
          </w:p>
        </w:tc>
        <w:tc>
          <w:tcPr>
            <w:tcW w:w="0" w:type="auto"/>
            <w:vAlign w:val="center"/>
            <w:hideMark/>
          </w:tcPr>
          <w:p w14:paraId="62EE0F33" w14:textId="77777777" w:rsidR="0040263F" w:rsidRPr="0040263F" w:rsidRDefault="0040263F" w:rsidP="0040263F">
            <w:r w:rsidRPr="0040263F">
              <w:t>투자자 수요에 기반한 개방적 승인</w:t>
            </w:r>
          </w:p>
        </w:tc>
      </w:tr>
      <w:tr w:rsidR="0040263F" w:rsidRPr="0040263F" w14:paraId="1825ED62" w14:textId="77777777" w:rsidTr="00402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DD63F" w14:textId="77777777" w:rsidR="0040263F" w:rsidRPr="0040263F" w:rsidRDefault="0040263F" w:rsidP="0040263F">
            <w:r w:rsidRPr="0040263F">
              <w:t>심사 속도</w:t>
            </w:r>
          </w:p>
        </w:tc>
        <w:tc>
          <w:tcPr>
            <w:tcW w:w="0" w:type="auto"/>
            <w:vAlign w:val="center"/>
            <w:hideMark/>
          </w:tcPr>
          <w:p w14:paraId="62B0E8E1" w14:textId="77777777" w:rsidR="0040263F" w:rsidRPr="0040263F" w:rsidRDefault="0040263F" w:rsidP="0040263F">
            <w:r w:rsidRPr="0040263F">
              <w:t>서류중심, 3~7일 소요</w:t>
            </w:r>
          </w:p>
        </w:tc>
        <w:tc>
          <w:tcPr>
            <w:tcW w:w="0" w:type="auto"/>
            <w:vAlign w:val="center"/>
            <w:hideMark/>
          </w:tcPr>
          <w:p w14:paraId="37E2F035" w14:textId="77777777" w:rsidR="0040263F" w:rsidRPr="0040263F" w:rsidRDefault="0040263F" w:rsidP="0040263F">
            <w:r w:rsidRPr="0040263F">
              <w:t>자동화 심사, 수분~수시간 내 결정</w:t>
            </w:r>
          </w:p>
        </w:tc>
      </w:tr>
    </w:tbl>
    <w:p w14:paraId="02109110" w14:textId="77777777" w:rsidR="0040263F" w:rsidRPr="0040263F" w:rsidRDefault="0040263F" w:rsidP="0040263F">
      <w:r w:rsidRPr="0040263F">
        <w:pict w14:anchorId="1971DAF2">
          <v:rect id="_x0000_i1559" style="width:0;height:1.5pt" o:hralign="center" o:hrstd="t" o:hr="t" fillcolor="#a0a0a0" stroked="f"/>
        </w:pict>
      </w:r>
    </w:p>
    <w:p w14:paraId="5099B8BA" w14:textId="77777777" w:rsidR="0040263F" w:rsidRPr="0040263F" w:rsidRDefault="0040263F" w:rsidP="0040263F">
      <w:pPr>
        <w:rPr>
          <w:b/>
          <w:bCs/>
        </w:rPr>
      </w:pPr>
      <w:r w:rsidRPr="0040263F">
        <w:rPr>
          <w:b/>
          <w:bCs/>
        </w:rPr>
        <w:t>2. 자격조건의 세분화 구조 (3-Layer Eligibility Framework)</w:t>
      </w:r>
    </w:p>
    <w:p w14:paraId="34508DF7" w14:textId="77777777" w:rsidR="0040263F" w:rsidRPr="0040263F" w:rsidRDefault="0040263F" w:rsidP="0040263F">
      <w:r w:rsidRPr="0040263F">
        <w:t xml:space="preserve">2.1 </w:t>
      </w:r>
      <w:r w:rsidRPr="0040263F">
        <w:rPr>
          <w:b/>
          <w:bCs/>
        </w:rPr>
        <w:t>1단계: 기초 적격성 심사 (Hard Filter)</w:t>
      </w:r>
    </w:p>
    <w:p w14:paraId="116317C6" w14:textId="77777777" w:rsidR="0040263F" w:rsidRPr="0040263F" w:rsidRDefault="0040263F" w:rsidP="0040263F">
      <w:pPr>
        <w:numPr>
          <w:ilvl w:val="0"/>
          <w:numId w:val="122"/>
        </w:numPr>
      </w:pPr>
      <w:r w:rsidRPr="0040263F">
        <w:t xml:space="preserve">금융사고, 연체 이력, CB 등급 등 </w:t>
      </w:r>
      <w:r w:rsidRPr="0040263F">
        <w:rPr>
          <w:i/>
          <w:iCs/>
        </w:rPr>
        <w:t>기초 리스크 제거 목적</w:t>
      </w:r>
    </w:p>
    <w:p w14:paraId="2193AEA5" w14:textId="77777777" w:rsidR="0040263F" w:rsidRPr="0040263F" w:rsidRDefault="0040263F" w:rsidP="0040263F">
      <w:pPr>
        <w:numPr>
          <w:ilvl w:val="0"/>
          <w:numId w:val="122"/>
        </w:numPr>
      </w:pPr>
      <w:r w:rsidRPr="0040263F">
        <w:t>예시 기준:</w:t>
      </w:r>
    </w:p>
    <w:p w14:paraId="399FADC2" w14:textId="77777777" w:rsidR="0040263F" w:rsidRPr="0040263F" w:rsidRDefault="0040263F" w:rsidP="0040263F">
      <w:pPr>
        <w:numPr>
          <w:ilvl w:val="1"/>
          <w:numId w:val="122"/>
        </w:numPr>
      </w:pPr>
      <w:r w:rsidRPr="0040263F">
        <w:t>최근 12개월 내 3회 이상 연체 시 탈락</w:t>
      </w:r>
    </w:p>
    <w:p w14:paraId="3DD9BFB2" w14:textId="77777777" w:rsidR="0040263F" w:rsidRPr="0040263F" w:rsidRDefault="0040263F" w:rsidP="0040263F">
      <w:pPr>
        <w:numPr>
          <w:ilvl w:val="1"/>
          <w:numId w:val="122"/>
        </w:numPr>
      </w:pPr>
      <w:r w:rsidRPr="0040263F">
        <w:t>신용회복 절차 종료 후 3년 경과 필요</w:t>
      </w:r>
    </w:p>
    <w:p w14:paraId="659BEFCC" w14:textId="77777777" w:rsidR="0040263F" w:rsidRPr="0040263F" w:rsidRDefault="0040263F" w:rsidP="0040263F">
      <w:pPr>
        <w:numPr>
          <w:ilvl w:val="1"/>
          <w:numId w:val="122"/>
        </w:numPr>
      </w:pPr>
      <w:r w:rsidRPr="0040263F">
        <w:t>NICE/KCB 6등급 이상, 단 고소득·</w:t>
      </w:r>
      <w:proofErr w:type="spellStart"/>
      <w:r w:rsidRPr="0040263F">
        <w:t>고직업</w:t>
      </w:r>
      <w:proofErr w:type="spellEnd"/>
      <w:r w:rsidRPr="0040263F">
        <w:t xml:space="preserve"> 안정성 시 예외 가능</w:t>
      </w:r>
    </w:p>
    <w:p w14:paraId="2A4B40AC" w14:textId="77777777" w:rsidR="0040263F" w:rsidRPr="0040263F" w:rsidRDefault="0040263F" w:rsidP="0040263F">
      <w:r w:rsidRPr="0040263F">
        <w:lastRenderedPageBreak/>
        <w:t xml:space="preserve">2.2 </w:t>
      </w:r>
      <w:r w:rsidRPr="0040263F">
        <w:rPr>
          <w:b/>
          <w:bCs/>
        </w:rPr>
        <w:t>2단계: 정량적 리스크 기반 필터링</w:t>
      </w:r>
    </w:p>
    <w:p w14:paraId="23FCDEFA" w14:textId="77777777" w:rsidR="0040263F" w:rsidRPr="0040263F" w:rsidRDefault="0040263F" w:rsidP="0040263F">
      <w:pPr>
        <w:numPr>
          <w:ilvl w:val="0"/>
          <w:numId w:val="123"/>
        </w:numPr>
      </w:pPr>
      <w:r w:rsidRPr="0040263F">
        <w:t xml:space="preserve">핵심: 66개 연체확률 기반 </w:t>
      </w:r>
      <w:proofErr w:type="spellStart"/>
      <w:r w:rsidRPr="0040263F">
        <w:rPr>
          <w:i/>
          <w:iCs/>
        </w:rPr>
        <w:t>시간축</w:t>
      </w:r>
      <w:proofErr w:type="spellEnd"/>
      <w:r w:rsidRPr="0040263F">
        <w:rPr>
          <w:i/>
          <w:iCs/>
        </w:rPr>
        <w:t xml:space="preserve"> 리스크 프로파일링</w:t>
      </w:r>
    </w:p>
    <w:p w14:paraId="3702E427" w14:textId="77777777" w:rsidR="0040263F" w:rsidRPr="0040263F" w:rsidRDefault="0040263F" w:rsidP="0040263F">
      <w:pPr>
        <w:numPr>
          <w:ilvl w:val="0"/>
          <w:numId w:val="123"/>
        </w:numPr>
      </w:pPr>
      <w:r w:rsidRPr="0040263F">
        <w:t>점수 산정 예시:</w:t>
      </w:r>
    </w:p>
    <w:p w14:paraId="04F78304" w14:textId="77777777" w:rsidR="0040263F" w:rsidRPr="0040263F" w:rsidRDefault="0040263F" w:rsidP="0040263F">
      <w:proofErr w:type="spellStart"/>
      <w:r w:rsidRPr="0040263F">
        <w:t>ini</w:t>
      </w:r>
      <w:proofErr w:type="spellEnd"/>
    </w:p>
    <w:p w14:paraId="2669D193" w14:textId="77777777" w:rsidR="0040263F" w:rsidRPr="0040263F" w:rsidRDefault="0040263F" w:rsidP="0040263F">
      <w:r w:rsidRPr="0040263F">
        <w:t>복사편집</w:t>
      </w:r>
    </w:p>
    <w:p w14:paraId="4499B2D1" w14:textId="77777777" w:rsidR="0040263F" w:rsidRPr="0040263F" w:rsidRDefault="0040263F" w:rsidP="0040263F">
      <w:proofErr w:type="spellStart"/>
      <w:r w:rsidRPr="0040263F">
        <w:t>Risk_Score</w:t>
      </w:r>
      <w:proofErr w:type="spellEnd"/>
      <w:r w:rsidRPr="0040263F">
        <w:t xml:space="preserve"> = Σ (P(t개월) × 가중치_t × 시간할인율)</w:t>
      </w:r>
    </w:p>
    <w:p w14:paraId="576DE187" w14:textId="77777777" w:rsidR="0040263F" w:rsidRPr="0040263F" w:rsidRDefault="0040263F" w:rsidP="0040263F">
      <w:pPr>
        <w:numPr>
          <w:ilvl w:val="0"/>
          <w:numId w:val="123"/>
        </w:numPr>
      </w:pPr>
      <w:r w:rsidRPr="0040263F">
        <w:t>4단계 평가 기준:</w:t>
      </w:r>
    </w:p>
    <w:p w14:paraId="2D71DD92" w14:textId="77777777" w:rsidR="0040263F" w:rsidRPr="0040263F" w:rsidRDefault="0040263F" w:rsidP="0040263F">
      <w:pPr>
        <w:numPr>
          <w:ilvl w:val="1"/>
          <w:numId w:val="123"/>
        </w:numPr>
      </w:pPr>
      <w:r w:rsidRPr="0040263F">
        <w:t>0~30점: 통과 (초기안정형)</w:t>
      </w:r>
    </w:p>
    <w:p w14:paraId="044E089A" w14:textId="77777777" w:rsidR="0040263F" w:rsidRPr="0040263F" w:rsidRDefault="0040263F" w:rsidP="0040263F">
      <w:pPr>
        <w:numPr>
          <w:ilvl w:val="1"/>
          <w:numId w:val="123"/>
        </w:numPr>
      </w:pPr>
      <w:r w:rsidRPr="0040263F">
        <w:t>31~60점: 조건부 통과 (중기집중형)</w:t>
      </w:r>
    </w:p>
    <w:p w14:paraId="40ACB843" w14:textId="77777777" w:rsidR="0040263F" w:rsidRPr="0040263F" w:rsidRDefault="0040263F" w:rsidP="0040263F">
      <w:pPr>
        <w:numPr>
          <w:ilvl w:val="1"/>
          <w:numId w:val="123"/>
        </w:numPr>
      </w:pPr>
      <w:r w:rsidRPr="0040263F">
        <w:t>61~80점: 고위험 조건부 통과 (후기급등형)</w:t>
      </w:r>
    </w:p>
    <w:p w14:paraId="3D25C4A5" w14:textId="77777777" w:rsidR="0040263F" w:rsidRPr="0040263F" w:rsidRDefault="0040263F" w:rsidP="0040263F">
      <w:pPr>
        <w:numPr>
          <w:ilvl w:val="1"/>
          <w:numId w:val="123"/>
        </w:numPr>
      </w:pPr>
      <w:r w:rsidRPr="0040263F">
        <w:t>81점 이상: 원칙적 거절 (특수 사유 필요)</w:t>
      </w:r>
    </w:p>
    <w:p w14:paraId="6CF5D3C4" w14:textId="77777777" w:rsidR="0040263F" w:rsidRPr="0040263F" w:rsidRDefault="0040263F" w:rsidP="0040263F">
      <w:r w:rsidRPr="0040263F">
        <w:t xml:space="preserve">2.3 </w:t>
      </w:r>
      <w:r w:rsidRPr="0040263F">
        <w:rPr>
          <w:b/>
          <w:bCs/>
        </w:rPr>
        <w:t>3단계: 수요 기반 유연조정</w:t>
      </w:r>
    </w:p>
    <w:p w14:paraId="2DCA00A3" w14:textId="77777777" w:rsidR="0040263F" w:rsidRPr="0040263F" w:rsidRDefault="0040263F" w:rsidP="0040263F">
      <w:pPr>
        <w:numPr>
          <w:ilvl w:val="0"/>
          <w:numId w:val="124"/>
        </w:numPr>
      </w:pPr>
      <w:r w:rsidRPr="0040263F">
        <w:t xml:space="preserve">투자자 수요에 따라 </w:t>
      </w:r>
      <w:r w:rsidRPr="0040263F">
        <w:rPr>
          <w:i/>
          <w:iCs/>
        </w:rPr>
        <w:t>자격 승인 또는 조건 조정</w:t>
      </w:r>
    </w:p>
    <w:p w14:paraId="39873F90" w14:textId="77777777" w:rsidR="0040263F" w:rsidRPr="0040263F" w:rsidRDefault="0040263F" w:rsidP="0040263F">
      <w:pPr>
        <w:numPr>
          <w:ilvl w:val="0"/>
          <w:numId w:val="124"/>
        </w:numPr>
      </w:pPr>
      <w:r w:rsidRPr="0040263F">
        <w:t>투자 수요가 충분할 경우, 고위험 차주라도 승인 가능</w:t>
      </w:r>
    </w:p>
    <w:p w14:paraId="149E42B1" w14:textId="77777777" w:rsidR="0040263F" w:rsidRPr="0040263F" w:rsidRDefault="0040263F" w:rsidP="0040263F">
      <w:pPr>
        <w:numPr>
          <w:ilvl w:val="0"/>
          <w:numId w:val="124"/>
        </w:numPr>
      </w:pPr>
      <w:r w:rsidRPr="0040263F">
        <w:rPr>
          <w:b/>
          <w:bCs/>
        </w:rPr>
        <w:t>조건부 자격제도</w:t>
      </w:r>
      <w:r w:rsidRPr="0040263F">
        <w:t>와 연계하여 승인 형태 결정</w:t>
      </w:r>
    </w:p>
    <w:p w14:paraId="16714FCD" w14:textId="77777777" w:rsidR="0040263F" w:rsidRPr="0040263F" w:rsidRDefault="0040263F" w:rsidP="0040263F">
      <w:r w:rsidRPr="0040263F">
        <w:pict w14:anchorId="3FE923EC">
          <v:rect id="_x0000_i1560" style="width:0;height:1.5pt" o:hralign="center" o:hrstd="t" o:hr="t" fillcolor="#a0a0a0" stroked="f"/>
        </w:pict>
      </w:r>
    </w:p>
    <w:p w14:paraId="140F3A9A" w14:textId="77777777" w:rsidR="0040263F" w:rsidRPr="0040263F" w:rsidRDefault="0040263F" w:rsidP="0040263F">
      <w:pPr>
        <w:rPr>
          <w:b/>
          <w:bCs/>
        </w:rPr>
      </w:pPr>
      <w:r w:rsidRPr="0040263F">
        <w:rPr>
          <w:b/>
          <w:bCs/>
        </w:rPr>
        <w:t xml:space="preserve">3. 조건부 </w:t>
      </w:r>
      <w:proofErr w:type="spellStart"/>
      <w:r w:rsidRPr="0040263F">
        <w:rPr>
          <w:b/>
          <w:bCs/>
        </w:rPr>
        <w:t>자격제</w:t>
      </w:r>
      <w:proofErr w:type="spellEnd"/>
      <w:r w:rsidRPr="0040263F">
        <w:rPr>
          <w:b/>
          <w:bCs/>
        </w:rPr>
        <w:t>: P2P만의 유연한 구조</w:t>
      </w:r>
    </w:p>
    <w:p w14:paraId="2747D23B" w14:textId="77777777" w:rsidR="0040263F" w:rsidRPr="0040263F" w:rsidRDefault="0040263F" w:rsidP="0040263F">
      <w:r w:rsidRPr="0040263F">
        <w:t xml:space="preserve">3.1 </w:t>
      </w:r>
      <w:r w:rsidRPr="0040263F">
        <w:rPr>
          <w:b/>
          <w:bCs/>
        </w:rPr>
        <w:t>5단계 조건부 자격 프레임워크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470"/>
        <w:gridCol w:w="2710"/>
      </w:tblGrid>
      <w:tr w:rsidR="0040263F" w:rsidRPr="0040263F" w14:paraId="21A68073" w14:textId="77777777" w:rsidTr="004026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8E253" w14:textId="77777777" w:rsidR="0040263F" w:rsidRPr="0040263F" w:rsidRDefault="0040263F" w:rsidP="0040263F">
            <w:pPr>
              <w:rPr>
                <w:b/>
                <w:bCs/>
              </w:rPr>
            </w:pPr>
            <w:r w:rsidRPr="0040263F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1EF492B" w14:textId="77777777" w:rsidR="0040263F" w:rsidRPr="0040263F" w:rsidRDefault="0040263F" w:rsidP="0040263F">
            <w:pPr>
              <w:rPr>
                <w:b/>
                <w:bCs/>
              </w:rPr>
            </w:pPr>
            <w:r w:rsidRPr="0040263F">
              <w:rPr>
                <w:b/>
                <w:bCs/>
              </w:rPr>
              <w:t>조건</w:t>
            </w:r>
          </w:p>
        </w:tc>
        <w:tc>
          <w:tcPr>
            <w:tcW w:w="0" w:type="auto"/>
            <w:vAlign w:val="center"/>
            <w:hideMark/>
          </w:tcPr>
          <w:p w14:paraId="43D6C73E" w14:textId="77777777" w:rsidR="0040263F" w:rsidRPr="0040263F" w:rsidRDefault="0040263F" w:rsidP="0040263F">
            <w:pPr>
              <w:rPr>
                <w:b/>
                <w:bCs/>
              </w:rPr>
            </w:pPr>
            <w:r w:rsidRPr="0040263F">
              <w:rPr>
                <w:b/>
                <w:bCs/>
              </w:rPr>
              <w:t>적용 대상</w:t>
            </w:r>
          </w:p>
        </w:tc>
      </w:tr>
      <w:tr w:rsidR="0040263F" w:rsidRPr="0040263F" w14:paraId="496374C1" w14:textId="77777777" w:rsidTr="00402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76F9" w14:textId="77777777" w:rsidR="0040263F" w:rsidRPr="0040263F" w:rsidRDefault="0040263F" w:rsidP="0040263F">
            <w:r w:rsidRPr="0040263F">
              <w:t>1단계</w:t>
            </w:r>
          </w:p>
        </w:tc>
        <w:tc>
          <w:tcPr>
            <w:tcW w:w="0" w:type="auto"/>
            <w:vAlign w:val="center"/>
            <w:hideMark/>
          </w:tcPr>
          <w:p w14:paraId="3FD2F4F7" w14:textId="77777777" w:rsidR="0040263F" w:rsidRPr="0040263F" w:rsidRDefault="0040263F" w:rsidP="0040263F">
            <w:r w:rsidRPr="0040263F">
              <w:t>정기보고 (소득·상환)</w:t>
            </w:r>
          </w:p>
        </w:tc>
        <w:tc>
          <w:tcPr>
            <w:tcW w:w="0" w:type="auto"/>
            <w:vAlign w:val="center"/>
            <w:hideMark/>
          </w:tcPr>
          <w:p w14:paraId="1B0C7EA6" w14:textId="77777777" w:rsidR="0040263F" w:rsidRPr="0040263F" w:rsidRDefault="0040263F" w:rsidP="0040263F">
            <w:r w:rsidRPr="0040263F">
              <w:t>중기집중형 차주</w:t>
            </w:r>
          </w:p>
        </w:tc>
      </w:tr>
      <w:tr w:rsidR="0040263F" w:rsidRPr="0040263F" w14:paraId="32BEEFD2" w14:textId="77777777" w:rsidTr="00402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2F0C6" w14:textId="77777777" w:rsidR="0040263F" w:rsidRPr="0040263F" w:rsidRDefault="0040263F" w:rsidP="0040263F">
            <w:r w:rsidRPr="0040263F">
              <w:t>2단계</w:t>
            </w:r>
          </w:p>
        </w:tc>
        <w:tc>
          <w:tcPr>
            <w:tcW w:w="0" w:type="auto"/>
            <w:vAlign w:val="center"/>
            <w:hideMark/>
          </w:tcPr>
          <w:p w14:paraId="455B9B8B" w14:textId="77777777" w:rsidR="0040263F" w:rsidRPr="0040263F" w:rsidRDefault="0040263F" w:rsidP="0040263F">
            <w:r w:rsidRPr="0040263F">
              <w:t>담보/보증 추가</w:t>
            </w:r>
          </w:p>
        </w:tc>
        <w:tc>
          <w:tcPr>
            <w:tcW w:w="0" w:type="auto"/>
            <w:vAlign w:val="center"/>
            <w:hideMark/>
          </w:tcPr>
          <w:p w14:paraId="666B0580" w14:textId="77777777" w:rsidR="0040263F" w:rsidRPr="0040263F" w:rsidRDefault="0040263F" w:rsidP="0040263F">
            <w:r w:rsidRPr="0040263F">
              <w:t>다중채무자, 61~70점 차주</w:t>
            </w:r>
          </w:p>
        </w:tc>
      </w:tr>
      <w:tr w:rsidR="0040263F" w:rsidRPr="0040263F" w14:paraId="1A72226D" w14:textId="77777777" w:rsidTr="00402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097A" w14:textId="77777777" w:rsidR="0040263F" w:rsidRPr="0040263F" w:rsidRDefault="0040263F" w:rsidP="0040263F">
            <w:r w:rsidRPr="0040263F">
              <w:t>3단계</w:t>
            </w:r>
          </w:p>
        </w:tc>
        <w:tc>
          <w:tcPr>
            <w:tcW w:w="0" w:type="auto"/>
            <w:vAlign w:val="center"/>
            <w:hideMark/>
          </w:tcPr>
          <w:p w14:paraId="298F8462" w14:textId="77777777" w:rsidR="0040263F" w:rsidRPr="0040263F" w:rsidRDefault="0040263F" w:rsidP="0040263F">
            <w:r w:rsidRPr="0040263F">
              <w:t>분할 상환, 주간 모니터링</w:t>
            </w:r>
          </w:p>
        </w:tc>
        <w:tc>
          <w:tcPr>
            <w:tcW w:w="0" w:type="auto"/>
            <w:vAlign w:val="center"/>
            <w:hideMark/>
          </w:tcPr>
          <w:p w14:paraId="01D66F22" w14:textId="77777777" w:rsidR="0040263F" w:rsidRPr="0040263F" w:rsidRDefault="0040263F" w:rsidP="0040263F">
            <w:r w:rsidRPr="0040263F">
              <w:t>소득 불규칙 프리랜서</w:t>
            </w:r>
          </w:p>
        </w:tc>
      </w:tr>
      <w:tr w:rsidR="0040263F" w:rsidRPr="0040263F" w14:paraId="430023EC" w14:textId="77777777" w:rsidTr="00402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F767C" w14:textId="77777777" w:rsidR="0040263F" w:rsidRPr="0040263F" w:rsidRDefault="0040263F" w:rsidP="0040263F">
            <w:r w:rsidRPr="0040263F">
              <w:t>4단계</w:t>
            </w:r>
          </w:p>
        </w:tc>
        <w:tc>
          <w:tcPr>
            <w:tcW w:w="0" w:type="auto"/>
            <w:vAlign w:val="center"/>
            <w:hideMark/>
          </w:tcPr>
          <w:p w14:paraId="2B913715" w14:textId="77777777" w:rsidR="0040263F" w:rsidRPr="0040263F" w:rsidRDefault="0040263F" w:rsidP="0040263F">
            <w:r w:rsidRPr="0040263F">
              <w:t>고위험-고수익 투자자 풀 연계</w:t>
            </w:r>
          </w:p>
        </w:tc>
        <w:tc>
          <w:tcPr>
            <w:tcW w:w="0" w:type="auto"/>
            <w:vAlign w:val="center"/>
            <w:hideMark/>
          </w:tcPr>
          <w:p w14:paraId="7CFAF7C4" w14:textId="77777777" w:rsidR="0040263F" w:rsidRPr="0040263F" w:rsidRDefault="0040263F" w:rsidP="0040263F">
            <w:r w:rsidRPr="0040263F">
              <w:t>후기급등형 차주</w:t>
            </w:r>
          </w:p>
        </w:tc>
      </w:tr>
      <w:tr w:rsidR="0040263F" w:rsidRPr="0040263F" w14:paraId="6F72EDB0" w14:textId="77777777" w:rsidTr="00402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EE92D" w14:textId="77777777" w:rsidR="0040263F" w:rsidRPr="0040263F" w:rsidRDefault="0040263F" w:rsidP="0040263F">
            <w:r w:rsidRPr="0040263F">
              <w:t>5단계</w:t>
            </w:r>
          </w:p>
        </w:tc>
        <w:tc>
          <w:tcPr>
            <w:tcW w:w="0" w:type="auto"/>
            <w:vAlign w:val="center"/>
            <w:hideMark/>
          </w:tcPr>
          <w:p w14:paraId="74F45862" w14:textId="77777777" w:rsidR="0040263F" w:rsidRPr="0040263F" w:rsidRDefault="0040263F" w:rsidP="0040263F">
            <w:r w:rsidRPr="0040263F">
              <w:t>사회적 필요 인정 시 제한적 승인</w:t>
            </w:r>
          </w:p>
        </w:tc>
        <w:tc>
          <w:tcPr>
            <w:tcW w:w="0" w:type="auto"/>
            <w:vAlign w:val="center"/>
            <w:hideMark/>
          </w:tcPr>
          <w:p w14:paraId="5CEF9D50" w14:textId="77777777" w:rsidR="0040263F" w:rsidRPr="0040263F" w:rsidRDefault="0040263F" w:rsidP="0040263F">
            <w:r w:rsidRPr="0040263F">
              <w:t>긴급의료비, 학자금 등</w:t>
            </w:r>
          </w:p>
        </w:tc>
      </w:tr>
    </w:tbl>
    <w:p w14:paraId="27155ACC" w14:textId="77777777" w:rsidR="0040263F" w:rsidRPr="0040263F" w:rsidRDefault="0040263F" w:rsidP="0040263F">
      <w:r w:rsidRPr="0040263F">
        <w:lastRenderedPageBreak/>
        <w:t xml:space="preserve">3.2 </w:t>
      </w:r>
      <w:r w:rsidRPr="0040263F">
        <w:rPr>
          <w:b/>
          <w:bCs/>
        </w:rPr>
        <w:t>조건 지속 여부의 동적 평가</w:t>
      </w:r>
    </w:p>
    <w:p w14:paraId="79490046" w14:textId="77777777" w:rsidR="0040263F" w:rsidRPr="0040263F" w:rsidRDefault="0040263F" w:rsidP="0040263F">
      <w:pPr>
        <w:numPr>
          <w:ilvl w:val="0"/>
          <w:numId w:val="125"/>
        </w:numPr>
      </w:pPr>
      <w:r w:rsidRPr="0040263F">
        <w:t xml:space="preserve">월간 이행 점검, </w:t>
      </w:r>
      <w:proofErr w:type="spellStart"/>
      <w:r w:rsidRPr="0040263F">
        <w:t>무연체</w:t>
      </w:r>
      <w:proofErr w:type="spellEnd"/>
      <w:r w:rsidRPr="0040263F">
        <w:t xml:space="preserve"> 시 조건 완화 가능</w:t>
      </w:r>
    </w:p>
    <w:p w14:paraId="009C782B" w14:textId="77777777" w:rsidR="0040263F" w:rsidRPr="0040263F" w:rsidRDefault="0040263F" w:rsidP="0040263F">
      <w:pPr>
        <w:numPr>
          <w:ilvl w:val="0"/>
          <w:numId w:val="125"/>
        </w:numPr>
      </w:pPr>
      <w:r w:rsidRPr="0040263F">
        <w:t xml:space="preserve">조건 </w:t>
      </w:r>
      <w:proofErr w:type="spellStart"/>
      <w:r w:rsidRPr="0040263F">
        <w:t>미이행</w:t>
      </w:r>
      <w:proofErr w:type="spellEnd"/>
      <w:r w:rsidRPr="0040263F">
        <w:t xml:space="preserve"> 시 조건 강화 또는 자격 박탈</w:t>
      </w:r>
    </w:p>
    <w:p w14:paraId="0DBAAB1E" w14:textId="77777777" w:rsidR="0040263F" w:rsidRPr="0040263F" w:rsidRDefault="0040263F" w:rsidP="0040263F">
      <w:r w:rsidRPr="0040263F">
        <w:pict w14:anchorId="6E13EACE">
          <v:rect id="_x0000_i1561" style="width:0;height:1.5pt" o:hralign="center" o:hrstd="t" o:hr="t" fillcolor="#a0a0a0" stroked="f"/>
        </w:pict>
      </w:r>
    </w:p>
    <w:p w14:paraId="4D4358CB" w14:textId="77777777" w:rsidR="0040263F" w:rsidRPr="0040263F" w:rsidRDefault="0040263F" w:rsidP="0040263F">
      <w:pPr>
        <w:rPr>
          <w:b/>
          <w:bCs/>
        </w:rPr>
      </w:pPr>
      <w:r w:rsidRPr="0040263F">
        <w:rPr>
          <w:b/>
          <w:bCs/>
        </w:rPr>
        <w:t>4. 운영 효율성과 투명성 확보</w:t>
      </w:r>
    </w:p>
    <w:p w14:paraId="2BB2403F" w14:textId="77777777" w:rsidR="0040263F" w:rsidRPr="0040263F" w:rsidRDefault="0040263F" w:rsidP="0040263F">
      <w:r w:rsidRPr="0040263F">
        <w:t xml:space="preserve">4.1 </w:t>
      </w:r>
      <w:r w:rsidRPr="0040263F">
        <w:rPr>
          <w:b/>
          <w:bCs/>
        </w:rPr>
        <w:t>AI 기반 심사 자동화</w:t>
      </w:r>
    </w:p>
    <w:p w14:paraId="7057809C" w14:textId="77777777" w:rsidR="0040263F" w:rsidRPr="0040263F" w:rsidRDefault="0040263F" w:rsidP="0040263F">
      <w:pPr>
        <w:numPr>
          <w:ilvl w:val="0"/>
          <w:numId w:val="126"/>
        </w:numPr>
      </w:pPr>
      <w:r w:rsidRPr="0040263F">
        <w:t>1차: CB 정보 + 66개 확률 자동분석 → 자격 판정</w:t>
      </w:r>
    </w:p>
    <w:p w14:paraId="67EDC4B3" w14:textId="77777777" w:rsidR="0040263F" w:rsidRPr="0040263F" w:rsidRDefault="0040263F" w:rsidP="0040263F">
      <w:pPr>
        <w:numPr>
          <w:ilvl w:val="0"/>
          <w:numId w:val="126"/>
        </w:numPr>
      </w:pPr>
      <w:r w:rsidRPr="0040263F">
        <w:t>2차: 인간 심사관이 조건부 승인 여부 판단</w:t>
      </w:r>
    </w:p>
    <w:p w14:paraId="279FF3C0" w14:textId="77777777" w:rsidR="0040263F" w:rsidRPr="0040263F" w:rsidRDefault="0040263F" w:rsidP="0040263F">
      <w:r w:rsidRPr="0040263F">
        <w:t xml:space="preserve">4.2 </w:t>
      </w:r>
      <w:r w:rsidRPr="0040263F">
        <w:rPr>
          <w:b/>
          <w:bCs/>
        </w:rPr>
        <w:t xml:space="preserve">공정성 및 사용자 </w:t>
      </w:r>
      <w:proofErr w:type="spellStart"/>
      <w:r w:rsidRPr="0040263F">
        <w:rPr>
          <w:b/>
          <w:bCs/>
        </w:rPr>
        <w:t>설명성</w:t>
      </w:r>
      <w:proofErr w:type="spellEnd"/>
      <w:r w:rsidRPr="0040263F">
        <w:rPr>
          <w:b/>
          <w:bCs/>
        </w:rPr>
        <w:t xml:space="preserve"> 확보</w:t>
      </w:r>
    </w:p>
    <w:p w14:paraId="3E56D5BB" w14:textId="77777777" w:rsidR="0040263F" w:rsidRPr="0040263F" w:rsidRDefault="0040263F" w:rsidP="0040263F">
      <w:pPr>
        <w:numPr>
          <w:ilvl w:val="0"/>
          <w:numId w:val="127"/>
        </w:numPr>
      </w:pPr>
      <w:r w:rsidRPr="0040263F">
        <w:t>탈락 사유 구간별 설명</w:t>
      </w:r>
    </w:p>
    <w:p w14:paraId="24523DA1" w14:textId="77777777" w:rsidR="0040263F" w:rsidRPr="0040263F" w:rsidRDefault="0040263F" w:rsidP="0040263F">
      <w:pPr>
        <w:numPr>
          <w:ilvl w:val="0"/>
          <w:numId w:val="127"/>
        </w:numPr>
      </w:pPr>
      <w:r w:rsidRPr="0040263F">
        <w:t>조건부 승인 시 조건 명확화</w:t>
      </w:r>
    </w:p>
    <w:p w14:paraId="0213030A" w14:textId="77777777" w:rsidR="0040263F" w:rsidRPr="0040263F" w:rsidRDefault="0040263F" w:rsidP="0040263F">
      <w:pPr>
        <w:numPr>
          <w:ilvl w:val="0"/>
          <w:numId w:val="127"/>
        </w:numPr>
      </w:pPr>
      <w:r w:rsidRPr="0040263F">
        <w:t>이의신청/재신청 가능 시점 제시</w:t>
      </w:r>
    </w:p>
    <w:p w14:paraId="2E6836EE" w14:textId="77777777" w:rsidR="0040263F" w:rsidRPr="0040263F" w:rsidRDefault="0040263F" w:rsidP="0040263F">
      <w:r w:rsidRPr="0040263F">
        <w:t xml:space="preserve">4.3 </w:t>
      </w:r>
      <w:r w:rsidRPr="0040263F">
        <w:rPr>
          <w:b/>
          <w:bCs/>
        </w:rPr>
        <w:t>심사 품질 관리 및 피드백 루프</w:t>
      </w:r>
    </w:p>
    <w:p w14:paraId="6F1006F3" w14:textId="77777777" w:rsidR="0040263F" w:rsidRPr="0040263F" w:rsidRDefault="0040263F" w:rsidP="0040263F">
      <w:pPr>
        <w:numPr>
          <w:ilvl w:val="0"/>
          <w:numId w:val="128"/>
        </w:numPr>
      </w:pPr>
      <w:r w:rsidRPr="0040263F">
        <w:t xml:space="preserve">승인자 중 </w:t>
      </w:r>
      <w:proofErr w:type="spellStart"/>
      <w:r w:rsidRPr="0040263F">
        <w:t>연체율</w:t>
      </w:r>
      <w:proofErr w:type="spellEnd"/>
      <w:r w:rsidRPr="0040263F">
        <w:t xml:space="preserve"> 분석 → 기준 보완</w:t>
      </w:r>
    </w:p>
    <w:p w14:paraId="54E79BDA" w14:textId="77777777" w:rsidR="0040263F" w:rsidRPr="0040263F" w:rsidRDefault="0040263F" w:rsidP="0040263F">
      <w:pPr>
        <w:numPr>
          <w:ilvl w:val="0"/>
          <w:numId w:val="128"/>
        </w:numPr>
      </w:pPr>
      <w:r w:rsidRPr="0040263F">
        <w:t xml:space="preserve">탈락자 타사 </w:t>
      </w:r>
      <w:proofErr w:type="spellStart"/>
      <w:r w:rsidRPr="0040263F">
        <w:t>승인율</w:t>
      </w:r>
      <w:proofErr w:type="spellEnd"/>
      <w:r w:rsidRPr="0040263F">
        <w:t xml:space="preserve"> 추적 → 과잉 필터 방지</w:t>
      </w:r>
    </w:p>
    <w:p w14:paraId="5452D289" w14:textId="77777777" w:rsidR="0040263F" w:rsidRPr="0040263F" w:rsidRDefault="0040263F" w:rsidP="0040263F">
      <w:pPr>
        <w:numPr>
          <w:ilvl w:val="0"/>
          <w:numId w:val="128"/>
        </w:numPr>
      </w:pPr>
      <w:r w:rsidRPr="0040263F">
        <w:t>투자자/차주 피드백 반영 → 알고리즘 개선</w:t>
      </w:r>
    </w:p>
    <w:p w14:paraId="0863B188" w14:textId="77777777" w:rsidR="0040263F" w:rsidRPr="0040263F" w:rsidRDefault="0040263F" w:rsidP="0040263F">
      <w:r w:rsidRPr="0040263F">
        <w:pict w14:anchorId="0D23DD98">
          <v:rect id="_x0000_i1562" style="width:0;height:1.5pt" o:hralign="center" o:hrstd="t" o:hr="t" fillcolor="#a0a0a0" stroked="f"/>
        </w:pict>
      </w:r>
    </w:p>
    <w:p w14:paraId="739E6720" w14:textId="77777777" w:rsidR="0040263F" w:rsidRPr="0040263F" w:rsidRDefault="0040263F" w:rsidP="0040263F">
      <w:pPr>
        <w:rPr>
          <w:b/>
          <w:bCs/>
        </w:rPr>
      </w:pPr>
      <w:r w:rsidRPr="0040263F">
        <w:rPr>
          <w:b/>
          <w:bCs/>
        </w:rPr>
        <w:t>5. 사회적 책임과 지속가능성 확보</w:t>
      </w:r>
    </w:p>
    <w:p w14:paraId="1EE723B9" w14:textId="77777777" w:rsidR="0040263F" w:rsidRPr="0040263F" w:rsidRDefault="0040263F" w:rsidP="0040263F">
      <w:r w:rsidRPr="0040263F">
        <w:t xml:space="preserve">5.1 </w:t>
      </w:r>
      <w:proofErr w:type="spellStart"/>
      <w:r w:rsidRPr="0040263F">
        <w:rPr>
          <w:b/>
          <w:bCs/>
        </w:rPr>
        <w:t>금융포용</w:t>
      </w:r>
      <w:proofErr w:type="spellEnd"/>
      <w:r w:rsidRPr="0040263F">
        <w:rPr>
          <w:b/>
          <w:bCs/>
        </w:rPr>
        <w:t xml:space="preserve"> 정책 연계</w:t>
      </w:r>
    </w:p>
    <w:p w14:paraId="245235AB" w14:textId="77777777" w:rsidR="0040263F" w:rsidRPr="0040263F" w:rsidRDefault="0040263F" w:rsidP="0040263F">
      <w:pPr>
        <w:numPr>
          <w:ilvl w:val="0"/>
          <w:numId w:val="129"/>
        </w:numPr>
      </w:pPr>
      <w:r w:rsidRPr="0040263F">
        <w:t>일정 비율의 사회적 필요 차주에 대해 최소한의 자격 부여</w:t>
      </w:r>
    </w:p>
    <w:p w14:paraId="00E1A336" w14:textId="77777777" w:rsidR="0040263F" w:rsidRPr="0040263F" w:rsidRDefault="0040263F" w:rsidP="0040263F">
      <w:pPr>
        <w:numPr>
          <w:ilvl w:val="0"/>
          <w:numId w:val="129"/>
        </w:numPr>
      </w:pPr>
      <w:r w:rsidRPr="0040263F">
        <w:t>대체상품 안내 (예: 서민금융, 정부 보증대출 등)</w:t>
      </w:r>
    </w:p>
    <w:p w14:paraId="6B3F0A08" w14:textId="77777777" w:rsidR="0040263F" w:rsidRPr="0040263F" w:rsidRDefault="0040263F" w:rsidP="0040263F">
      <w:r w:rsidRPr="0040263F">
        <w:t xml:space="preserve">5.2 </w:t>
      </w:r>
      <w:r w:rsidRPr="0040263F">
        <w:rPr>
          <w:b/>
          <w:bCs/>
        </w:rPr>
        <w:t>신용개선 프로그램 연계</w:t>
      </w:r>
    </w:p>
    <w:p w14:paraId="6C70D6AE" w14:textId="77777777" w:rsidR="0040263F" w:rsidRPr="0040263F" w:rsidRDefault="0040263F" w:rsidP="0040263F">
      <w:pPr>
        <w:numPr>
          <w:ilvl w:val="0"/>
          <w:numId w:val="130"/>
        </w:numPr>
      </w:pPr>
      <w:r w:rsidRPr="0040263F">
        <w:t>자격 미달 사유 분석 → 행동개선 가이드 제공</w:t>
      </w:r>
    </w:p>
    <w:p w14:paraId="3FE8CDAB" w14:textId="77777777" w:rsidR="0040263F" w:rsidRPr="0040263F" w:rsidRDefault="0040263F" w:rsidP="0040263F">
      <w:pPr>
        <w:numPr>
          <w:ilvl w:val="0"/>
          <w:numId w:val="130"/>
        </w:numPr>
      </w:pPr>
      <w:r w:rsidRPr="0040263F">
        <w:t>일정 기간 성실 상환 시 정규 자격 전환</w:t>
      </w:r>
    </w:p>
    <w:p w14:paraId="6126E7B8" w14:textId="77777777" w:rsidR="0040263F" w:rsidRPr="0040263F" w:rsidRDefault="0040263F" w:rsidP="0040263F">
      <w:r w:rsidRPr="0040263F">
        <w:pict w14:anchorId="33F8D454">
          <v:rect id="_x0000_i1563" style="width:0;height:1.5pt" o:hralign="center" o:hrstd="t" o:hr="t" fillcolor="#a0a0a0" stroked="f"/>
        </w:pict>
      </w:r>
    </w:p>
    <w:p w14:paraId="2C946C70" w14:textId="77777777" w:rsidR="0040263F" w:rsidRPr="0040263F" w:rsidRDefault="0040263F" w:rsidP="0040263F">
      <w:pPr>
        <w:rPr>
          <w:b/>
          <w:bCs/>
        </w:rPr>
      </w:pPr>
      <w:r w:rsidRPr="0040263F">
        <w:rPr>
          <w:b/>
          <w:bCs/>
        </w:rPr>
        <w:lastRenderedPageBreak/>
        <w:t>6. 결론: 자격기준은 P2P의 전략적 심장이다</w:t>
      </w:r>
    </w:p>
    <w:p w14:paraId="5510E26C" w14:textId="77777777" w:rsidR="0040263F" w:rsidRPr="0040263F" w:rsidRDefault="0040263F" w:rsidP="0040263F">
      <w:pPr>
        <w:numPr>
          <w:ilvl w:val="0"/>
          <w:numId w:val="131"/>
        </w:numPr>
      </w:pPr>
      <w:r w:rsidRPr="0040263F">
        <w:t>단순한 심사 도구가 아니라,</w:t>
      </w:r>
      <w:r w:rsidRPr="0040263F">
        <w:br/>
      </w:r>
      <w:r w:rsidRPr="0040263F">
        <w:rPr>
          <w:b/>
          <w:bCs/>
        </w:rPr>
        <w:t>리스크 제어, 시장 효율, 사회적 가치, 기술 신뢰</w:t>
      </w:r>
      <w:r w:rsidRPr="0040263F">
        <w:t>를 동시에 달성하는 핵심 체계</w:t>
      </w:r>
    </w:p>
    <w:p w14:paraId="03CB2BFE" w14:textId="77777777" w:rsidR="0040263F" w:rsidRPr="0040263F" w:rsidRDefault="0040263F" w:rsidP="0040263F">
      <w:pPr>
        <w:numPr>
          <w:ilvl w:val="0"/>
          <w:numId w:val="131"/>
        </w:numPr>
      </w:pPr>
      <w:r w:rsidRPr="0040263F">
        <w:t xml:space="preserve">전통 여신기관 대비 </w:t>
      </w:r>
      <w:r w:rsidRPr="0040263F">
        <w:rPr>
          <w:b/>
          <w:bCs/>
        </w:rPr>
        <w:t>정밀성, 유연성, 포용성</w:t>
      </w:r>
      <w:r w:rsidRPr="0040263F">
        <w:t>에서 구조적 경쟁우위 확보 가능</w:t>
      </w:r>
    </w:p>
    <w:p w14:paraId="24637230" w14:textId="77777777" w:rsidR="0040263F" w:rsidRPr="0040263F" w:rsidRDefault="0040263F" w:rsidP="0040263F">
      <w:pPr>
        <w:numPr>
          <w:ilvl w:val="0"/>
          <w:numId w:val="131"/>
        </w:numPr>
      </w:pPr>
      <w:r w:rsidRPr="0040263F">
        <w:t xml:space="preserve">궁극적으로 </w:t>
      </w:r>
      <w:r w:rsidRPr="0040263F">
        <w:rPr>
          <w:b/>
          <w:bCs/>
        </w:rPr>
        <w:t xml:space="preserve">P2P 금융의 품격과 </w:t>
      </w:r>
      <w:proofErr w:type="spellStart"/>
      <w:r w:rsidRPr="0040263F">
        <w:rPr>
          <w:b/>
          <w:bCs/>
        </w:rPr>
        <w:t>생존력</w:t>
      </w:r>
      <w:r w:rsidRPr="0040263F">
        <w:t>을</w:t>
      </w:r>
      <w:proofErr w:type="spellEnd"/>
      <w:r w:rsidRPr="0040263F">
        <w:t xml:space="preserve"> 결정짓는 토대가 될 수 있음</w:t>
      </w:r>
    </w:p>
    <w:p w14:paraId="1B0C3857" w14:textId="25564367" w:rsidR="0040263F" w:rsidRDefault="0040263F">
      <w:pPr>
        <w:widowControl/>
        <w:wordWrap/>
        <w:autoSpaceDE/>
        <w:autoSpaceDN/>
      </w:pPr>
      <w:r>
        <w:br w:type="page"/>
      </w:r>
    </w:p>
    <w:p w14:paraId="517E0A84" w14:textId="77777777" w:rsidR="0040263F" w:rsidRPr="0040263F" w:rsidRDefault="0040263F" w:rsidP="0040263F">
      <w:pPr>
        <w:rPr>
          <w:b/>
          <w:bCs/>
        </w:rPr>
      </w:pPr>
      <w:r w:rsidRPr="0040263F">
        <w:rPr>
          <w:b/>
          <w:bCs/>
        </w:rPr>
        <w:lastRenderedPageBreak/>
        <w:t>66개 연체확률 기반 P2P 신용대출 시스템: 종합 수정·</w:t>
      </w:r>
      <w:proofErr w:type="spellStart"/>
      <w:r w:rsidRPr="0040263F">
        <w:rPr>
          <w:b/>
          <w:bCs/>
        </w:rPr>
        <w:t>보완안</w:t>
      </w:r>
      <w:proofErr w:type="spellEnd"/>
    </w:p>
    <w:p w14:paraId="6B6659BE" w14:textId="77777777" w:rsidR="0040263F" w:rsidRPr="0040263F" w:rsidRDefault="0040263F" w:rsidP="0040263F">
      <w:r w:rsidRPr="0040263F">
        <w:t xml:space="preserve">친구의 종합 정리는 매우 체계적이지만, 지금까지의 논의를 반영할 때 </w:t>
      </w:r>
      <w:r w:rsidRPr="0040263F">
        <w:rPr>
          <w:b/>
          <w:bCs/>
        </w:rPr>
        <w:t>몇 가지 중요한 누락과 수정이 필요한 부분</w:t>
      </w:r>
      <w:r w:rsidRPr="0040263F">
        <w:t>들이 있습니다. 이를 보완하여 최종 완성안을 제시합니다.</w:t>
      </w:r>
    </w:p>
    <w:p w14:paraId="508DCE86" w14:textId="77777777" w:rsidR="0040263F" w:rsidRPr="0040263F" w:rsidRDefault="0040263F" w:rsidP="0040263F">
      <w:pPr>
        <w:rPr>
          <w:b/>
          <w:bCs/>
        </w:rPr>
      </w:pPr>
      <w:r w:rsidRPr="0040263F">
        <w:rPr>
          <w:rFonts w:ascii="Segoe UI Emoji" w:hAnsi="Segoe UI Emoji" w:cs="Segoe UI Emoji"/>
          <w:b/>
          <w:bCs/>
        </w:rPr>
        <w:t>🔍</w:t>
      </w:r>
      <w:r w:rsidRPr="0040263F">
        <w:rPr>
          <w:b/>
          <w:bCs/>
        </w:rPr>
        <w:t xml:space="preserve"> 주요 수정·보완 사항</w:t>
      </w:r>
    </w:p>
    <w:p w14:paraId="6B38D84C" w14:textId="77777777" w:rsidR="0040263F" w:rsidRPr="0040263F" w:rsidRDefault="0040263F" w:rsidP="0040263F">
      <w:r w:rsidRPr="0040263F">
        <w:rPr>
          <w:b/>
          <w:bCs/>
        </w:rPr>
        <w:t>1. 66개 연체확률의 정의 오류 수정</w:t>
      </w:r>
    </w:p>
    <w:p w14:paraId="7ECED1D8" w14:textId="77777777" w:rsidR="0040263F" w:rsidRPr="0040263F" w:rsidRDefault="0040263F" w:rsidP="0040263F">
      <w:r w:rsidRPr="0040263F">
        <w:rPr>
          <w:rFonts w:ascii="Segoe UI Emoji" w:hAnsi="Segoe UI Emoji" w:cs="Segoe UI Emoji"/>
        </w:rPr>
        <w:t>❌</w:t>
      </w:r>
      <w:r w:rsidRPr="0040263F">
        <w:t xml:space="preserve"> 친구 설명: "월별 단일 확률(12개) + 구간별 누적 확률(54개) = 66개"</w:t>
      </w:r>
    </w:p>
    <w:p w14:paraId="5F553D95" w14:textId="77777777" w:rsidR="0040263F" w:rsidRPr="0040263F" w:rsidRDefault="0040263F" w:rsidP="0040263F">
      <w:r w:rsidRPr="0040263F">
        <w:rPr>
          <w:rFonts w:ascii="Segoe UI Emoji" w:hAnsi="Segoe UI Emoji" w:cs="Segoe UI Emoji"/>
        </w:rPr>
        <w:t>✅</w:t>
      </w:r>
      <w:r w:rsidRPr="0040263F">
        <w:t xml:space="preserve"> 정확한 정의: "n개월 내 k개월 연체 확률의 모든 조합"</w:t>
      </w:r>
    </w:p>
    <w:p w14:paraId="64286F8B" w14:textId="77777777" w:rsidR="0040263F" w:rsidRPr="0040263F" w:rsidRDefault="0040263F" w:rsidP="0040263F">
      <w:r w:rsidRPr="0040263F">
        <w:t>- 12개월 내 11개월, 11개월 내 10개월, ..., 2개월 내 1개월</w:t>
      </w:r>
    </w:p>
    <w:p w14:paraId="7E4C0F58" w14:textId="77777777" w:rsidR="0040263F" w:rsidRPr="0040263F" w:rsidRDefault="0040263F" w:rsidP="0040263F">
      <w:r w:rsidRPr="0040263F">
        <w:t>- 총 11+10+9+...+1 = 66개 조합</w:t>
      </w:r>
    </w:p>
    <w:p w14:paraId="46F599BB" w14:textId="77777777" w:rsidR="0040263F" w:rsidRPr="0040263F" w:rsidRDefault="0040263F" w:rsidP="0040263F"/>
    <w:p w14:paraId="57177106" w14:textId="77777777" w:rsidR="0040263F" w:rsidRPr="0040263F" w:rsidRDefault="0040263F" w:rsidP="0040263F">
      <w:r w:rsidRPr="0040263F">
        <w:t>실무적 의미: 단순 누적이 아닌 "연체 집중도와 시점의 정밀한 예측"</w:t>
      </w:r>
    </w:p>
    <w:p w14:paraId="3957E812" w14:textId="77777777" w:rsidR="0040263F" w:rsidRPr="0040263F" w:rsidRDefault="0040263F" w:rsidP="0040263F">
      <w:r w:rsidRPr="0040263F">
        <w:rPr>
          <w:b/>
          <w:bCs/>
        </w:rPr>
        <w:t>2. 한도 산정 공식의 근본적 재정립</w:t>
      </w:r>
    </w:p>
    <w:p w14:paraId="7C6EBBCC" w14:textId="77777777" w:rsidR="0040263F" w:rsidRPr="0040263F" w:rsidRDefault="0040263F" w:rsidP="0040263F">
      <w:r w:rsidRPr="0040263F">
        <w:rPr>
          <w:rFonts w:ascii="Segoe UI Emoji" w:hAnsi="Segoe UI Emoji" w:cs="Segoe UI Emoji"/>
        </w:rPr>
        <w:t>❌</w:t>
      </w:r>
      <w:r w:rsidRPr="0040263F">
        <w:t xml:space="preserve"> 친구 공식: "한도 = 상환능력 × 안전기간 × 위험계수"</w:t>
      </w:r>
    </w:p>
    <w:p w14:paraId="3F278954" w14:textId="77777777" w:rsidR="0040263F" w:rsidRPr="0040263F" w:rsidRDefault="0040263F" w:rsidP="0040263F">
      <w:r w:rsidRPr="0040263F">
        <w:rPr>
          <w:rFonts w:ascii="Segoe UI Emoji" w:hAnsi="Segoe UI Emoji" w:cs="Segoe UI Emoji"/>
        </w:rPr>
        <w:t>✅</w:t>
      </w:r>
      <w:r w:rsidRPr="0040263F">
        <w:t xml:space="preserve"> 수정 공식: "한도 = Min(상환능력 × 안전기간, 투자자풀 규모, 규제한도)"</w:t>
      </w:r>
    </w:p>
    <w:p w14:paraId="6ACC3E0B" w14:textId="77777777" w:rsidR="0040263F" w:rsidRPr="0040263F" w:rsidRDefault="0040263F" w:rsidP="0040263F"/>
    <w:p w14:paraId="387526BB" w14:textId="77777777" w:rsidR="0040263F" w:rsidRPr="0040263F" w:rsidRDefault="0040263F" w:rsidP="0040263F">
      <w:r w:rsidRPr="0040263F">
        <w:t>핵심 원리 재확인:</w:t>
      </w:r>
    </w:p>
    <w:p w14:paraId="015B9BCB" w14:textId="77777777" w:rsidR="0040263F" w:rsidRPr="0040263F" w:rsidRDefault="0040263F" w:rsidP="0040263F">
      <w:r w:rsidRPr="0040263F">
        <w:t>- 상환능력이 한도의 절대 기준 (금융의 기본 원리)</w:t>
      </w:r>
    </w:p>
    <w:p w14:paraId="327475A4" w14:textId="77777777" w:rsidR="0040263F" w:rsidRPr="0040263F" w:rsidRDefault="0040263F" w:rsidP="0040263F">
      <w:r w:rsidRPr="0040263F">
        <w:t>- 66개 연체확률은 "안전기간" 결정에 활용</w:t>
      </w:r>
    </w:p>
    <w:p w14:paraId="38D1E594" w14:textId="77777777" w:rsidR="0040263F" w:rsidRPr="0040263F" w:rsidRDefault="0040263F" w:rsidP="0040263F">
      <w:r w:rsidRPr="0040263F">
        <w:t>- 위험계수는 기간 단축을 통해 반영 (한도 축소가 아닌)</w:t>
      </w:r>
    </w:p>
    <w:p w14:paraId="67612B4E" w14:textId="77777777" w:rsidR="0040263F" w:rsidRPr="0040263F" w:rsidRDefault="0040263F" w:rsidP="0040263F">
      <w:r w:rsidRPr="0040263F">
        <w:rPr>
          <w:b/>
          <w:bCs/>
        </w:rPr>
        <w:t>3. 양방향 매칭의 핵심 메커니즘 누락</w:t>
      </w:r>
    </w:p>
    <w:p w14:paraId="15C72AE7" w14:textId="77777777" w:rsidR="0040263F" w:rsidRPr="0040263F" w:rsidRDefault="0040263F" w:rsidP="0040263F">
      <w:r w:rsidRPr="0040263F">
        <w:rPr>
          <w:rFonts w:ascii="Segoe UI Emoji" w:hAnsi="Segoe UI Emoji" w:cs="Segoe UI Emoji"/>
        </w:rPr>
        <w:t>❌</w:t>
      </w:r>
      <w:r w:rsidRPr="0040263F">
        <w:t xml:space="preserve"> 친구 접근: 차주 조건 → 투자자 풀 매칭 (</w:t>
      </w:r>
      <w:proofErr w:type="spellStart"/>
      <w:r w:rsidRPr="0040263F">
        <w:t>일방향</w:t>
      </w:r>
      <w:proofErr w:type="spellEnd"/>
      <w:r w:rsidRPr="0040263F">
        <w:t>)</w:t>
      </w:r>
    </w:p>
    <w:p w14:paraId="14C5920C" w14:textId="77777777" w:rsidR="0040263F" w:rsidRPr="0040263F" w:rsidRDefault="0040263F" w:rsidP="0040263F">
      <w:r w:rsidRPr="0040263F">
        <w:rPr>
          <w:rFonts w:ascii="Segoe UI Emoji" w:hAnsi="Segoe UI Emoji" w:cs="Segoe UI Emoji"/>
        </w:rPr>
        <w:t>✅</w:t>
      </w:r>
      <w:r w:rsidRPr="0040263F">
        <w:t xml:space="preserve"> 보완 필요: 투자자 수요 ↔ 차주 조건의 쌍방향 조정</w:t>
      </w:r>
    </w:p>
    <w:p w14:paraId="7A809DB0" w14:textId="77777777" w:rsidR="0040263F" w:rsidRPr="0040263F" w:rsidRDefault="0040263F" w:rsidP="0040263F"/>
    <w:p w14:paraId="332E6625" w14:textId="77777777" w:rsidR="0040263F" w:rsidRPr="0040263F" w:rsidRDefault="0040263F" w:rsidP="0040263F">
      <w:r w:rsidRPr="0040263F">
        <w:t>실무 적용:</w:t>
      </w:r>
    </w:p>
    <w:p w14:paraId="16116100" w14:textId="77777777" w:rsidR="0040263F" w:rsidRPr="0040263F" w:rsidRDefault="0040263F" w:rsidP="0040263F">
      <w:r w:rsidRPr="0040263F">
        <w:t>- 투자 몰림 → 차주에게 유리한 조건 (금리 하향)</w:t>
      </w:r>
    </w:p>
    <w:p w14:paraId="33C30262" w14:textId="77777777" w:rsidR="0040263F" w:rsidRPr="0040263F" w:rsidRDefault="0040263F" w:rsidP="0040263F">
      <w:r w:rsidRPr="0040263F">
        <w:lastRenderedPageBreak/>
        <w:t>- 투자 기피 → 투자자 유인 조건 (금리 상향, 보장 강화)</w:t>
      </w:r>
    </w:p>
    <w:p w14:paraId="5B3F4B15" w14:textId="77777777" w:rsidR="0040263F" w:rsidRPr="0040263F" w:rsidRDefault="0040263F" w:rsidP="0040263F">
      <w:r w:rsidRPr="0040263F">
        <w:t xml:space="preserve">- 매칭 실패 → 조건 재조정 또는 </w:t>
      </w:r>
      <w:proofErr w:type="spellStart"/>
      <w:r w:rsidRPr="0040263F">
        <w:t>대기열</w:t>
      </w:r>
      <w:proofErr w:type="spellEnd"/>
      <w:r w:rsidRPr="0040263F">
        <w:t xml:space="preserve"> 관리</w:t>
      </w:r>
    </w:p>
    <w:p w14:paraId="26304A89" w14:textId="77777777" w:rsidR="0040263F" w:rsidRPr="0040263F" w:rsidRDefault="0040263F" w:rsidP="0040263F">
      <w:pPr>
        <w:rPr>
          <w:b/>
          <w:bCs/>
        </w:rPr>
      </w:pPr>
      <w:r w:rsidRPr="0040263F">
        <w:rPr>
          <w:rFonts w:ascii="Segoe UI Emoji" w:hAnsi="Segoe UI Emoji" w:cs="Segoe UI Emoji"/>
          <w:b/>
          <w:bCs/>
        </w:rPr>
        <w:t>📋</w:t>
      </w:r>
      <w:r w:rsidRPr="0040263F">
        <w:rPr>
          <w:b/>
          <w:bCs/>
        </w:rPr>
        <w:t xml:space="preserve"> 종합 수정·</w:t>
      </w:r>
      <w:proofErr w:type="spellStart"/>
      <w:r w:rsidRPr="0040263F">
        <w:rPr>
          <w:b/>
          <w:bCs/>
        </w:rPr>
        <w:t>보완안</w:t>
      </w:r>
      <w:proofErr w:type="spellEnd"/>
    </w:p>
    <w:p w14:paraId="25A81E72" w14:textId="77777777" w:rsidR="0040263F" w:rsidRPr="0040263F" w:rsidRDefault="0040263F" w:rsidP="0040263F">
      <w:r w:rsidRPr="0040263F">
        <w:rPr>
          <w:b/>
          <w:bCs/>
        </w:rPr>
        <w:t>Phase 1: 설계 철학 및 66개 연체확률 정의</w:t>
      </w:r>
    </w:p>
    <w:p w14:paraId="3DA4C97D" w14:textId="77777777" w:rsidR="0040263F" w:rsidRPr="0040263F" w:rsidRDefault="0040263F" w:rsidP="0040263F">
      <w:r w:rsidRPr="0040263F">
        <w:rPr>
          <w:b/>
          <w:bCs/>
        </w:rPr>
        <w:t>1.1 66개 연체확률의 정확한 구조</w:t>
      </w:r>
    </w:p>
    <w:p w14:paraId="75D2A496" w14:textId="77777777" w:rsidR="0040263F" w:rsidRPr="0040263F" w:rsidRDefault="0040263F" w:rsidP="0040263F">
      <w:r w:rsidRPr="0040263F">
        <w:t>데이터 구조:</w:t>
      </w:r>
    </w:p>
    <w:p w14:paraId="2D010914" w14:textId="77777777" w:rsidR="0040263F" w:rsidRPr="0040263F" w:rsidRDefault="0040263F" w:rsidP="0040263F">
      <w:r w:rsidRPr="0040263F">
        <w:t>- P(k개월 연체 | n개월 기간) for all valid (</w:t>
      </w:r>
      <w:proofErr w:type="spellStart"/>
      <w:proofErr w:type="gramStart"/>
      <w:r w:rsidRPr="0040263F">
        <w:t>n,k</w:t>
      </w:r>
      <w:proofErr w:type="spellEnd"/>
      <w:proofErr w:type="gramEnd"/>
      <w:r w:rsidRPr="0040263F">
        <w:t>) pairs</w:t>
      </w:r>
    </w:p>
    <w:p w14:paraId="1BC5FE0A" w14:textId="77777777" w:rsidR="0040263F" w:rsidRPr="0040263F" w:rsidRDefault="0040263F" w:rsidP="0040263F">
      <w:r w:rsidRPr="0040263F">
        <w:t>- 총 66개 조합: (12,11), (11,10), ..., (2,1)</w:t>
      </w:r>
    </w:p>
    <w:p w14:paraId="15AF7AD6" w14:textId="77777777" w:rsidR="0040263F" w:rsidRPr="0040263F" w:rsidRDefault="0040263F" w:rsidP="0040263F">
      <w:r w:rsidRPr="0040263F">
        <w:t>- 각 확률은 0-1 값을 가지며, 시간-강도 매트릭스 형성</w:t>
      </w:r>
    </w:p>
    <w:p w14:paraId="080815DF" w14:textId="77777777" w:rsidR="0040263F" w:rsidRPr="0040263F" w:rsidRDefault="0040263F" w:rsidP="0040263F"/>
    <w:p w14:paraId="393BD358" w14:textId="77777777" w:rsidR="0040263F" w:rsidRPr="0040263F" w:rsidRDefault="0040263F" w:rsidP="0040263F">
      <w:r w:rsidRPr="0040263F">
        <w:t>활용 방식:</w:t>
      </w:r>
    </w:p>
    <w:p w14:paraId="4727ADCF" w14:textId="77777777" w:rsidR="0040263F" w:rsidRPr="0040263F" w:rsidRDefault="0040263F" w:rsidP="0040263F">
      <w:r w:rsidRPr="0040263F">
        <w:t>- 연체 집중 시점 예측: max{P(</w:t>
      </w:r>
      <w:proofErr w:type="spellStart"/>
      <w:r w:rsidRPr="0040263F">
        <w:t>k|n</w:t>
      </w:r>
      <w:proofErr w:type="spellEnd"/>
      <w:r w:rsidRPr="0040263F">
        <w:t>)}가 발생하는 시점</w:t>
      </w:r>
    </w:p>
    <w:p w14:paraId="5843CC0B" w14:textId="77777777" w:rsidR="0040263F" w:rsidRPr="0040263F" w:rsidRDefault="0040263F" w:rsidP="0040263F">
      <w:r w:rsidRPr="0040263F">
        <w:t>- 연체 지속성 예측: P(</w:t>
      </w:r>
      <w:proofErr w:type="spellStart"/>
      <w:r w:rsidRPr="0040263F">
        <w:t>k|n</w:t>
      </w:r>
      <w:proofErr w:type="spellEnd"/>
      <w:r w:rsidRPr="0040263F">
        <w:t>) vs P(k-1|n-1) 비교</w:t>
      </w:r>
    </w:p>
    <w:p w14:paraId="3BF7A6C6" w14:textId="77777777" w:rsidR="0040263F" w:rsidRPr="0040263F" w:rsidRDefault="0040263F" w:rsidP="0040263F">
      <w:r w:rsidRPr="0040263F">
        <w:t>- 안전 기간 산출: P(</w:t>
      </w:r>
      <w:proofErr w:type="spellStart"/>
      <w:r w:rsidRPr="0040263F">
        <w:t>k|n</w:t>
      </w:r>
      <w:proofErr w:type="spellEnd"/>
      <w:r w:rsidRPr="0040263F">
        <w:t xml:space="preserve">) </w:t>
      </w:r>
      <w:proofErr w:type="gramStart"/>
      <w:r w:rsidRPr="0040263F">
        <w:t>&lt; threshold</w:t>
      </w:r>
      <w:proofErr w:type="gramEnd"/>
      <w:r w:rsidRPr="0040263F">
        <w:t>인 최대 n값</w:t>
      </w:r>
    </w:p>
    <w:p w14:paraId="26C5DF89" w14:textId="77777777" w:rsidR="0040263F" w:rsidRPr="0040263F" w:rsidRDefault="0040263F" w:rsidP="0040263F">
      <w:r w:rsidRPr="0040263F">
        <w:rPr>
          <w:b/>
          <w:bCs/>
        </w:rPr>
        <w:t>1.2 핵심 철학의 명확화</w:t>
      </w:r>
    </w:p>
    <w:p w14:paraId="101D49F0" w14:textId="77777777" w:rsidR="0040263F" w:rsidRPr="0040263F" w:rsidRDefault="0040263F" w:rsidP="0040263F">
      <w:r w:rsidRPr="0040263F">
        <w:t>기본 원칙:</w:t>
      </w:r>
    </w:p>
    <w:p w14:paraId="4EAA3462" w14:textId="77777777" w:rsidR="0040263F" w:rsidRPr="0040263F" w:rsidRDefault="0040263F" w:rsidP="0040263F">
      <w:r w:rsidRPr="0040263F">
        <w:t>1. 금융의 기본 원리 준수 (상환능력 = 한도 기준)</w:t>
      </w:r>
    </w:p>
    <w:p w14:paraId="72A87648" w14:textId="77777777" w:rsidR="0040263F" w:rsidRPr="0040263F" w:rsidRDefault="0040263F" w:rsidP="0040263F">
      <w:r w:rsidRPr="0040263F">
        <w:t xml:space="preserve">2. </w:t>
      </w:r>
      <w:proofErr w:type="spellStart"/>
      <w:r w:rsidRPr="0040263F">
        <w:t>시간축</w:t>
      </w:r>
      <w:proofErr w:type="spellEnd"/>
      <w:r w:rsidRPr="0040263F">
        <w:t xml:space="preserve"> 위험 관리의 정밀화 (66개 확률 활용)</w:t>
      </w:r>
    </w:p>
    <w:p w14:paraId="43CE8A76" w14:textId="77777777" w:rsidR="0040263F" w:rsidRPr="0040263F" w:rsidRDefault="0040263F" w:rsidP="0040263F">
      <w:r w:rsidRPr="0040263F">
        <w:t>3. 양방향 시장 메커니즘 (차주-투자자 균형)</w:t>
      </w:r>
    </w:p>
    <w:p w14:paraId="65A2B6B1" w14:textId="77777777" w:rsidR="0040263F" w:rsidRPr="0040263F" w:rsidRDefault="0040263F" w:rsidP="0040263F">
      <w:r w:rsidRPr="0040263F">
        <w:t>4. 사회적 책임과 수익성의 조화</w:t>
      </w:r>
    </w:p>
    <w:p w14:paraId="2E479EBC" w14:textId="77777777" w:rsidR="0040263F" w:rsidRPr="0040263F" w:rsidRDefault="0040263F" w:rsidP="0040263F"/>
    <w:p w14:paraId="0CA1647F" w14:textId="77777777" w:rsidR="0040263F" w:rsidRPr="0040263F" w:rsidRDefault="0040263F" w:rsidP="0040263F">
      <w:r w:rsidRPr="0040263F">
        <w:t>차별화 포인트:</w:t>
      </w:r>
    </w:p>
    <w:p w14:paraId="26991994" w14:textId="77777777" w:rsidR="0040263F" w:rsidRPr="0040263F" w:rsidRDefault="0040263F" w:rsidP="0040263F">
      <w:r w:rsidRPr="0040263F">
        <w:t>- "정적 등급"에서 "동적 위험 궤적"</w:t>
      </w:r>
      <w:proofErr w:type="spellStart"/>
      <w:r w:rsidRPr="0040263F">
        <w:t>으로</w:t>
      </w:r>
      <w:proofErr w:type="spellEnd"/>
    </w:p>
    <w:p w14:paraId="5A771A81" w14:textId="77777777" w:rsidR="0040263F" w:rsidRPr="0040263F" w:rsidRDefault="0040263F" w:rsidP="0040263F">
      <w:r w:rsidRPr="0040263F">
        <w:t>- "</w:t>
      </w:r>
      <w:proofErr w:type="spellStart"/>
      <w:r w:rsidRPr="0040263F">
        <w:t>일방향</w:t>
      </w:r>
      <w:proofErr w:type="spellEnd"/>
      <w:r w:rsidRPr="0040263F">
        <w:t xml:space="preserve"> 조건 제시"에서 "쌍방향 매칭"</w:t>
      </w:r>
      <w:proofErr w:type="spellStart"/>
      <w:r w:rsidRPr="0040263F">
        <w:t>으로</w:t>
      </w:r>
      <w:proofErr w:type="spellEnd"/>
    </w:p>
    <w:p w14:paraId="2640BB9A" w14:textId="77777777" w:rsidR="0040263F" w:rsidRPr="0040263F" w:rsidRDefault="0040263F" w:rsidP="0040263F">
      <w:r w:rsidRPr="0040263F">
        <w:t>- "사후 손실 관리"에서 "사전 위험 최적화"로</w:t>
      </w:r>
    </w:p>
    <w:p w14:paraId="1C69DCA3" w14:textId="77777777" w:rsidR="0040263F" w:rsidRPr="0040263F" w:rsidRDefault="0040263F" w:rsidP="0040263F">
      <w:r w:rsidRPr="0040263F">
        <w:rPr>
          <w:b/>
          <w:bCs/>
        </w:rPr>
        <w:lastRenderedPageBreak/>
        <w:t>Phase 2: 자격 조건 체계의 정교화</w:t>
      </w:r>
    </w:p>
    <w:p w14:paraId="24421CF4" w14:textId="77777777" w:rsidR="0040263F" w:rsidRPr="0040263F" w:rsidRDefault="0040263F" w:rsidP="0040263F">
      <w:r w:rsidRPr="0040263F">
        <w:rPr>
          <w:b/>
          <w:bCs/>
        </w:rPr>
        <w:t>2.1 3층 자격 심사의 실무 운영</w:t>
      </w:r>
    </w:p>
    <w:p w14:paraId="175D77E9" w14:textId="77777777" w:rsidR="0040263F" w:rsidRPr="0040263F" w:rsidRDefault="0040263F" w:rsidP="0040263F">
      <w:r w:rsidRPr="0040263F">
        <w:t>1층: 기초 적격성 (Pass/Fail)</w:t>
      </w:r>
    </w:p>
    <w:p w14:paraId="77CDF31E" w14:textId="77777777" w:rsidR="0040263F" w:rsidRPr="0040263F" w:rsidRDefault="0040263F" w:rsidP="0040263F">
      <w:r w:rsidRPr="0040263F">
        <w:t>- 현재 연체 없음 + CB 6등급 이상</w:t>
      </w:r>
    </w:p>
    <w:p w14:paraId="32F4BF0F" w14:textId="77777777" w:rsidR="0040263F" w:rsidRPr="0040263F" w:rsidRDefault="0040263F" w:rsidP="0040263F">
      <w:r w:rsidRPr="0040263F">
        <w:t>- 예외 규정: 소득 증빙 + 66개 확률 보완 시 5등급도 검토</w:t>
      </w:r>
    </w:p>
    <w:p w14:paraId="72527159" w14:textId="77777777" w:rsidR="0040263F" w:rsidRPr="0040263F" w:rsidRDefault="0040263F" w:rsidP="0040263F"/>
    <w:p w14:paraId="5FD3476F" w14:textId="77777777" w:rsidR="0040263F" w:rsidRPr="0040263F" w:rsidRDefault="0040263F" w:rsidP="0040263F">
      <w:r w:rsidRPr="0040263F">
        <w:t>2층: 리스크 기반 세분화 (Score 0-100)</w:t>
      </w:r>
    </w:p>
    <w:p w14:paraId="476860F0" w14:textId="77777777" w:rsidR="0040263F" w:rsidRPr="0040263F" w:rsidRDefault="0040263F" w:rsidP="0040263F">
      <w:r w:rsidRPr="0040263F">
        <w:t>- 66개 확률 → 위험 패턴 분류 → 점수 산출</w:t>
      </w:r>
    </w:p>
    <w:p w14:paraId="0A5BBB72" w14:textId="77777777" w:rsidR="0040263F" w:rsidRPr="0040263F" w:rsidRDefault="0040263F" w:rsidP="0040263F">
      <w:r w:rsidRPr="0040263F">
        <w:t>- 0-30: 무조건 통과, 31-60: 조건부, 61-80: 제한적, 81+: 특별 심사</w:t>
      </w:r>
    </w:p>
    <w:p w14:paraId="7C32B93C" w14:textId="77777777" w:rsidR="0040263F" w:rsidRPr="0040263F" w:rsidRDefault="0040263F" w:rsidP="0040263F"/>
    <w:p w14:paraId="40F9352C" w14:textId="77777777" w:rsidR="0040263F" w:rsidRPr="0040263F" w:rsidRDefault="0040263F" w:rsidP="0040263F">
      <w:r w:rsidRPr="0040263F">
        <w:t>3층: 시장 매칭 가능성 (Market Fit)</w:t>
      </w:r>
    </w:p>
    <w:p w14:paraId="3379B4EC" w14:textId="77777777" w:rsidR="0040263F" w:rsidRPr="0040263F" w:rsidRDefault="0040263F" w:rsidP="0040263F">
      <w:r w:rsidRPr="0040263F">
        <w:t>- 해당 위험도에 대한 투자자 수요 존재 여부</w:t>
      </w:r>
    </w:p>
    <w:p w14:paraId="5F1E96B4" w14:textId="77777777" w:rsidR="0040263F" w:rsidRPr="0040263F" w:rsidRDefault="0040263F" w:rsidP="0040263F">
      <w:r w:rsidRPr="0040263F">
        <w:t xml:space="preserve">- </w:t>
      </w:r>
      <w:proofErr w:type="spellStart"/>
      <w:r w:rsidRPr="0040263F">
        <w:t>매칭률</w:t>
      </w:r>
      <w:proofErr w:type="spellEnd"/>
      <w:r w:rsidRPr="0040263F">
        <w:t xml:space="preserve"> 70% 이상 → 자격 부여</w:t>
      </w:r>
    </w:p>
    <w:p w14:paraId="3388507B" w14:textId="77777777" w:rsidR="0040263F" w:rsidRPr="0040263F" w:rsidRDefault="0040263F" w:rsidP="0040263F">
      <w:r w:rsidRPr="0040263F">
        <w:t xml:space="preserve">- </w:t>
      </w:r>
      <w:proofErr w:type="spellStart"/>
      <w:r w:rsidRPr="0040263F">
        <w:t>매칭률</w:t>
      </w:r>
      <w:proofErr w:type="spellEnd"/>
      <w:r w:rsidRPr="0040263F">
        <w:t xml:space="preserve"> 70% 미만 → 조건 조정 또는 대기</w:t>
      </w:r>
    </w:p>
    <w:p w14:paraId="0F845767" w14:textId="77777777" w:rsidR="0040263F" w:rsidRPr="0040263F" w:rsidRDefault="0040263F" w:rsidP="0040263F">
      <w:r w:rsidRPr="0040263F">
        <w:rPr>
          <w:b/>
          <w:bCs/>
        </w:rPr>
        <w:t>2.2 조건부 자격제의 운영 체계 강화</w:t>
      </w:r>
    </w:p>
    <w:p w14:paraId="6319C04A" w14:textId="77777777" w:rsidR="0040263F" w:rsidRPr="0040263F" w:rsidRDefault="0040263F" w:rsidP="0040263F">
      <w:r w:rsidRPr="0040263F">
        <w:t>5단계 조건부 자격 (친구 제안 채택 + 보완):</w:t>
      </w:r>
    </w:p>
    <w:p w14:paraId="6DF2C7B9" w14:textId="77777777" w:rsidR="0040263F" w:rsidRPr="0040263F" w:rsidRDefault="0040263F" w:rsidP="0040263F"/>
    <w:p w14:paraId="15E4F32E" w14:textId="77777777" w:rsidR="0040263F" w:rsidRPr="0040263F" w:rsidRDefault="0040263F" w:rsidP="0040263F">
      <w:r w:rsidRPr="0040263F">
        <w:t>Level 1 - 모니터링 강화형:</w:t>
      </w:r>
    </w:p>
    <w:p w14:paraId="0B51DFA4" w14:textId="77777777" w:rsidR="0040263F" w:rsidRPr="0040263F" w:rsidRDefault="0040263F" w:rsidP="0040263F">
      <w:r w:rsidRPr="0040263F">
        <w:t>- 월 1회 → 주 1회 상환 현황 보고</w:t>
      </w:r>
    </w:p>
    <w:p w14:paraId="5EFD4555" w14:textId="77777777" w:rsidR="0040263F" w:rsidRPr="0040263F" w:rsidRDefault="0040263F" w:rsidP="0040263F">
      <w:r w:rsidRPr="0040263F">
        <w:t>- 소득/지출 변화 즉시 신고 의무</w:t>
      </w:r>
    </w:p>
    <w:p w14:paraId="3559B4E8" w14:textId="77777777" w:rsidR="0040263F" w:rsidRPr="0040263F" w:rsidRDefault="0040263F" w:rsidP="0040263F">
      <w:r w:rsidRPr="0040263F">
        <w:t>- 3개월 우수 이행 시 일반 자격 전환</w:t>
      </w:r>
    </w:p>
    <w:p w14:paraId="4D7DF8C1" w14:textId="77777777" w:rsidR="0040263F" w:rsidRPr="0040263F" w:rsidRDefault="0040263F" w:rsidP="0040263F"/>
    <w:p w14:paraId="74BCE119" w14:textId="77777777" w:rsidR="0040263F" w:rsidRPr="0040263F" w:rsidRDefault="0040263F" w:rsidP="0040263F">
      <w:r w:rsidRPr="0040263F">
        <w:t>Level 2 - 담보/보증 설정형:</w:t>
      </w:r>
    </w:p>
    <w:p w14:paraId="0D1465E2" w14:textId="77777777" w:rsidR="0040263F" w:rsidRPr="0040263F" w:rsidRDefault="0040263F" w:rsidP="0040263F">
      <w:r w:rsidRPr="0040263F">
        <w:t>- 부동산 담보 (시가 70% 이내) 또는 연대보증인</w:t>
      </w:r>
    </w:p>
    <w:p w14:paraId="629554DC" w14:textId="77777777" w:rsidR="0040263F" w:rsidRPr="0040263F" w:rsidRDefault="0040263F" w:rsidP="0040263F">
      <w:r w:rsidRPr="0040263F">
        <w:t>- 담보 평가 비용은 차주 부담</w:t>
      </w:r>
    </w:p>
    <w:p w14:paraId="15E559E3" w14:textId="77777777" w:rsidR="0040263F" w:rsidRPr="0040263F" w:rsidRDefault="0040263F" w:rsidP="0040263F">
      <w:r w:rsidRPr="0040263F">
        <w:lastRenderedPageBreak/>
        <w:t>- 담보 설정 시 금리 1-2%p 우대</w:t>
      </w:r>
    </w:p>
    <w:p w14:paraId="1AB60467" w14:textId="77777777" w:rsidR="0040263F" w:rsidRPr="0040263F" w:rsidRDefault="0040263F" w:rsidP="0040263F"/>
    <w:p w14:paraId="53D399F7" w14:textId="77777777" w:rsidR="0040263F" w:rsidRPr="0040263F" w:rsidRDefault="0040263F" w:rsidP="0040263F">
      <w:r w:rsidRPr="0040263F">
        <w:t>Level 3 - 분할 상환형:</w:t>
      </w:r>
    </w:p>
    <w:p w14:paraId="77C67B8F" w14:textId="77777777" w:rsidR="0040263F" w:rsidRPr="0040263F" w:rsidRDefault="0040263F" w:rsidP="0040263F">
      <w:r w:rsidRPr="0040263F">
        <w:t>- 월 1회 → 주 1회 또는 일할 상환</w:t>
      </w:r>
    </w:p>
    <w:p w14:paraId="147F0D32" w14:textId="77777777" w:rsidR="0040263F" w:rsidRPr="0040263F" w:rsidRDefault="0040263F" w:rsidP="0040263F">
      <w:r w:rsidRPr="0040263F">
        <w:t>- 상환 지연 허용 횟수: 연 3회 이내</w:t>
      </w:r>
    </w:p>
    <w:p w14:paraId="6929EE89" w14:textId="77777777" w:rsidR="0040263F" w:rsidRPr="0040263F" w:rsidRDefault="0040263F" w:rsidP="0040263F">
      <w:r w:rsidRPr="0040263F">
        <w:t>- 우수 상환 시 월 상환으로 전환 가능</w:t>
      </w:r>
    </w:p>
    <w:p w14:paraId="08B0E087" w14:textId="77777777" w:rsidR="0040263F" w:rsidRPr="0040263F" w:rsidRDefault="0040263F" w:rsidP="0040263F"/>
    <w:p w14:paraId="04A25DF5" w14:textId="77777777" w:rsidR="0040263F" w:rsidRPr="0040263F" w:rsidRDefault="0040263F" w:rsidP="0040263F">
      <w:r w:rsidRPr="0040263F">
        <w:t>Level 4 - 특수 투자자 매칭형:</w:t>
      </w:r>
    </w:p>
    <w:p w14:paraId="63FB3B58" w14:textId="77777777" w:rsidR="0040263F" w:rsidRPr="0040263F" w:rsidRDefault="0040263F" w:rsidP="0040263F">
      <w:r w:rsidRPr="0040263F">
        <w:t>- 고위험-고수익 전문 투자자 풀 (연 15% 이상 수익 추구)</w:t>
      </w:r>
    </w:p>
    <w:p w14:paraId="382099C7" w14:textId="77777777" w:rsidR="0040263F" w:rsidRPr="0040263F" w:rsidRDefault="0040263F" w:rsidP="0040263F">
      <w:r w:rsidRPr="0040263F">
        <w:t xml:space="preserve">- 투자자의 사전 </w:t>
      </w:r>
      <w:proofErr w:type="spellStart"/>
      <w:r w:rsidRPr="0040263F">
        <w:t>동의하에</w:t>
      </w:r>
      <w:proofErr w:type="spellEnd"/>
      <w:r w:rsidRPr="0040263F">
        <w:t xml:space="preserve"> 매칭</w:t>
      </w:r>
    </w:p>
    <w:p w14:paraId="55B835F7" w14:textId="77777777" w:rsidR="0040263F" w:rsidRPr="0040263F" w:rsidRDefault="0040263F" w:rsidP="0040263F">
      <w:r w:rsidRPr="0040263F">
        <w:t>- 손실 위험 고지 및 동의서 필수</w:t>
      </w:r>
    </w:p>
    <w:p w14:paraId="16FB3A4C" w14:textId="77777777" w:rsidR="0040263F" w:rsidRPr="0040263F" w:rsidRDefault="0040263F" w:rsidP="0040263F"/>
    <w:p w14:paraId="3EF828DC" w14:textId="77777777" w:rsidR="0040263F" w:rsidRPr="0040263F" w:rsidRDefault="0040263F" w:rsidP="0040263F">
      <w:r w:rsidRPr="0040263F">
        <w:t>Level 5 - 사회적 필요 인정형:</w:t>
      </w:r>
    </w:p>
    <w:p w14:paraId="5144630D" w14:textId="77777777" w:rsidR="0040263F" w:rsidRPr="0040263F" w:rsidRDefault="0040263F" w:rsidP="0040263F">
      <w:r w:rsidRPr="0040263F">
        <w:t>- 의료비, 교육비, 생계 유지비 등</w:t>
      </w:r>
    </w:p>
    <w:p w14:paraId="4798CF7A" w14:textId="77777777" w:rsidR="0040263F" w:rsidRPr="0040263F" w:rsidRDefault="0040263F" w:rsidP="0040263F">
      <w:r w:rsidRPr="0040263F">
        <w:t>- 사용 용도 증빙 및 정기 점검</w:t>
      </w:r>
    </w:p>
    <w:p w14:paraId="4C5C486C" w14:textId="77777777" w:rsidR="0040263F" w:rsidRPr="0040263F" w:rsidRDefault="0040263F" w:rsidP="0040263F">
      <w:r w:rsidRPr="0040263F">
        <w:t>- 사회복지 기관 연계 상담 의무</w:t>
      </w:r>
    </w:p>
    <w:p w14:paraId="0B532D8E" w14:textId="77777777" w:rsidR="0040263F" w:rsidRPr="0040263F" w:rsidRDefault="0040263F" w:rsidP="0040263F">
      <w:r w:rsidRPr="0040263F">
        <w:rPr>
          <w:b/>
          <w:bCs/>
        </w:rPr>
        <w:t>Phase 3: 한도-기간-금리 통합 설계 수정</w:t>
      </w:r>
    </w:p>
    <w:p w14:paraId="11075DA8" w14:textId="77777777" w:rsidR="0040263F" w:rsidRPr="0040263F" w:rsidRDefault="0040263F" w:rsidP="0040263F">
      <w:r w:rsidRPr="0040263F">
        <w:rPr>
          <w:b/>
          <w:bCs/>
        </w:rPr>
        <w:t>3.1 한도 산정의 정확한 공식</w:t>
      </w:r>
    </w:p>
    <w:p w14:paraId="62A0AAEE" w14:textId="77777777" w:rsidR="0040263F" w:rsidRPr="0040263F" w:rsidRDefault="0040263F" w:rsidP="0040263F">
      <w:r w:rsidRPr="0040263F">
        <w:rPr>
          <w:rFonts w:ascii="Segoe UI Emoji" w:hAnsi="Segoe UI Emoji" w:cs="Segoe UI Emoji"/>
        </w:rPr>
        <w:t>✅</w:t>
      </w:r>
      <w:r w:rsidRPr="0040263F">
        <w:t xml:space="preserve"> 수정된 한도 산정:</w:t>
      </w:r>
    </w:p>
    <w:p w14:paraId="48CA4F71" w14:textId="77777777" w:rsidR="0040263F" w:rsidRPr="0040263F" w:rsidRDefault="0040263F" w:rsidP="0040263F">
      <w:r w:rsidRPr="0040263F">
        <w:t>기본 한도 = 월 상환능력 × 안전기간</w:t>
      </w:r>
    </w:p>
    <w:p w14:paraId="145679DF" w14:textId="77777777" w:rsidR="0040263F" w:rsidRPr="0040263F" w:rsidRDefault="0040263F" w:rsidP="0040263F">
      <w:r w:rsidRPr="0040263F">
        <w:t>최종 한도 = Min(기본 한도, 투자 가능 규모, 규제 상한선)</w:t>
      </w:r>
    </w:p>
    <w:p w14:paraId="548E0EFE" w14:textId="77777777" w:rsidR="0040263F" w:rsidRPr="0040263F" w:rsidRDefault="0040263F" w:rsidP="0040263F"/>
    <w:p w14:paraId="68E1FBD7" w14:textId="77777777" w:rsidR="0040263F" w:rsidRPr="0040263F" w:rsidRDefault="0040263F" w:rsidP="0040263F">
      <w:r w:rsidRPr="0040263F">
        <w:t>세부 계산:</w:t>
      </w:r>
    </w:p>
    <w:p w14:paraId="40875194" w14:textId="77777777" w:rsidR="0040263F" w:rsidRPr="0040263F" w:rsidRDefault="0040263F" w:rsidP="0040263F">
      <w:r w:rsidRPr="0040263F">
        <w:t>- 월 상환능력 = (</w:t>
      </w:r>
      <w:proofErr w:type="spellStart"/>
      <w:r w:rsidRPr="0040263F">
        <w:t>월소득</w:t>
      </w:r>
      <w:proofErr w:type="spellEnd"/>
      <w:r w:rsidRPr="0040263F">
        <w:t xml:space="preserve"> - 생활비 - 기존부채) × 0.8</w:t>
      </w:r>
    </w:p>
    <w:p w14:paraId="225178E1" w14:textId="77777777" w:rsidR="0040263F" w:rsidRPr="0040263F" w:rsidRDefault="0040263F" w:rsidP="0040263F">
      <w:r w:rsidRPr="0040263F">
        <w:t>- 안전기간 = 연체확률 급증 이전 최대 기간</w:t>
      </w:r>
    </w:p>
    <w:p w14:paraId="2A97089C" w14:textId="77777777" w:rsidR="0040263F" w:rsidRPr="0040263F" w:rsidRDefault="0040263F" w:rsidP="0040263F">
      <w:r w:rsidRPr="0040263F">
        <w:lastRenderedPageBreak/>
        <w:t xml:space="preserve">- 투자 가능 규모 = 해당 </w:t>
      </w:r>
      <w:proofErr w:type="spellStart"/>
      <w:r w:rsidRPr="0040263F">
        <w:t>리스크풀의</w:t>
      </w:r>
      <w:proofErr w:type="spellEnd"/>
      <w:r w:rsidRPr="0040263F">
        <w:t xml:space="preserve"> 대기 투자금</w:t>
      </w:r>
    </w:p>
    <w:p w14:paraId="7F321D56" w14:textId="77777777" w:rsidR="0040263F" w:rsidRPr="0040263F" w:rsidRDefault="0040263F" w:rsidP="0040263F">
      <w:r w:rsidRPr="0040263F">
        <w:t>- 규제 상한선 = 연소득의 200% (예시)</w:t>
      </w:r>
    </w:p>
    <w:p w14:paraId="409C762F" w14:textId="77777777" w:rsidR="0040263F" w:rsidRPr="0040263F" w:rsidRDefault="0040263F" w:rsidP="0040263F"/>
    <w:p w14:paraId="4D6ED259" w14:textId="77777777" w:rsidR="0040263F" w:rsidRPr="0040263F" w:rsidRDefault="0040263F" w:rsidP="0040263F">
      <w:r w:rsidRPr="0040263F">
        <w:t xml:space="preserve">중요: 66개 연체확률은 한도를 직접 결정하지 않고, </w:t>
      </w:r>
    </w:p>
    <w:p w14:paraId="2F88820A" w14:textId="77777777" w:rsidR="0040263F" w:rsidRPr="0040263F" w:rsidRDefault="0040263F" w:rsidP="0040263F">
      <w:r w:rsidRPr="0040263F">
        <w:t xml:space="preserve">      "안전기간"을 통해 간접적으로 한도에 영향</w:t>
      </w:r>
    </w:p>
    <w:p w14:paraId="22F18E14" w14:textId="77777777" w:rsidR="0040263F" w:rsidRPr="0040263F" w:rsidRDefault="0040263F" w:rsidP="0040263F">
      <w:r w:rsidRPr="0040263F">
        <w:rPr>
          <w:b/>
          <w:bCs/>
        </w:rPr>
        <w:t>3.2 양방향 금리 조정 메커니즘</w:t>
      </w:r>
    </w:p>
    <w:p w14:paraId="27E463F1" w14:textId="77777777" w:rsidR="0040263F" w:rsidRPr="0040263F" w:rsidRDefault="0040263F" w:rsidP="0040263F">
      <w:r w:rsidRPr="0040263F">
        <w:t>기본 금리 = 기준금리 + 위험 프리미엄 + 운영 마진</w:t>
      </w:r>
    </w:p>
    <w:p w14:paraId="7FDAE3BF" w14:textId="77777777" w:rsidR="0040263F" w:rsidRPr="0040263F" w:rsidRDefault="0040263F" w:rsidP="0040263F">
      <w:r w:rsidRPr="0040263F">
        <w:t>시장 조정 = ±1.5%p (투자 수요에 따른 동적 조정)</w:t>
      </w:r>
    </w:p>
    <w:p w14:paraId="0B60165E" w14:textId="77777777" w:rsidR="0040263F" w:rsidRPr="0040263F" w:rsidRDefault="0040263F" w:rsidP="0040263F"/>
    <w:p w14:paraId="0046D0EB" w14:textId="77777777" w:rsidR="0040263F" w:rsidRPr="0040263F" w:rsidRDefault="0040263F" w:rsidP="0040263F">
      <w:r w:rsidRPr="0040263F">
        <w:t>조정 메커니즘:</w:t>
      </w:r>
    </w:p>
    <w:p w14:paraId="37C986C3" w14:textId="77777777" w:rsidR="0040263F" w:rsidRPr="0040263F" w:rsidRDefault="0040263F" w:rsidP="0040263F">
      <w:r w:rsidRPr="0040263F">
        <w:t>- 투자 몰림 (</w:t>
      </w:r>
      <w:proofErr w:type="gramStart"/>
      <w:r w:rsidRPr="0040263F">
        <w:t>수요 &gt;</w:t>
      </w:r>
      <w:proofErr w:type="gramEnd"/>
      <w:r w:rsidRPr="0040263F">
        <w:t xml:space="preserve"> 공급 × 1.5) → 금리 1.5%p 하향</w:t>
      </w:r>
    </w:p>
    <w:p w14:paraId="4943B3F1" w14:textId="77777777" w:rsidR="0040263F" w:rsidRPr="0040263F" w:rsidRDefault="0040263F" w:rsidP="0040263F">
      <w:r w:rsidRPr="0040263F">
        <w:t xml:space="preserve">- 투자 적정 (수요 </w:t>
      </w:r>
      <w:r w:rsidRPr="0040263F">
        <w:rPr>
          <w:rFonts w:ascii="Cambria Math" w:hAnsi="Cambria Math" w:cs="Cambria Math"/>
        </w:rPr>
        <w:t>≈</w:t>
      </w:r>
      <w:r w:rsidRPr="0040263F">
        <w:t xml:space="preserve"> 공급) → 기본 금리 유지</w:t>
      </w:r>
    </w:p>
    <w:p w14:paraId="455B0941" w14:textId="77777777" w:rsidR="0040263F" w:rsidRPr="0040263F" w:rsidRDefault="0040263F" w:rsidP="0040263F">
      <w:r w:rsidRPr="0040263F">
        <w:t xml:space="preserve">- 투자 기피 (수요 </w:t>
      </w:r>
      <w:proofErr w:type="gramStart"/>
      <w:r w:rsidRPr="0040263F">
        <w:t>&lt; 공급</w:t>
      </w:r>
      <w:proofErr w:type="gramEnd"/>
      <w:r w:rsidRPr="0040263F">
        <w:t xml:space="preserve"> × 0.7) → 금리 1.5%p 상향</w:t>
      </w:r>
    </w:p>
    <w:p w14:paraId="507EE13F" w14:textId="77777777" w:rsidR="0040263F" w:rsidRPr="0040263F" w:rsidRDefault="0040263F" w:rsidP="0040263F"/>
    <w:p w14:paraId="2E941789" w14:textId="77777777" w:rsidR="0040263F" w:rsidRPr="0040263F" w:rsidRDefault="0040263F" w:rsidP="0040263F">
      <w:r w:rsidRPr="0040263F">
        <w:t>안전장치:</w:t>
      </w:r>
    </w:p>
    <w:p w14:paraId="0257C0F5" w14:textId="77777777" w:rsidR="0040263F" w:rsidRPr="0040263F" w:rsidRDefault="0040263F" w:rsidP="0040263F">
      <w:r w:rsidRPr="0040263F">
        <w:t xml:space="preserve">- 최대 </w:t>
      </w:r>
      <w:proofErr w:type="spellStart"/>
      <w:r w:rsidRPr="0040263F">
        <w:t>조정폭</w:t>
      </w:r>
      <w:proofErr w:type="spellEnd"/>
      <w:r w:rsidRPr="0040263F">
        <w:t xml:space="preserve"> 제한으로 급격한 금리 변동 방지</w:t>
      </w:r>
    </w:p>
    <w:p w14:paraId="7B9236D7" w14:textId="77777777" w:rsidR="0040263F" w:rsidRPr="0040263F" w:rsidRDefault="0040263F" w:rsidP="0040263F">
      <w:r w:rsidRPr="0040263F">
        <w:t>- 조정 주기: 주 1회 (시장 안정성 확보)</w:t>
      </w:r>
    </w:p>
    <w:p w14:paraId="334ECD05" w14:textId="77777777" w:rsidR="0040263F" w:rsidRPr="0040263F" w:rsidRDefault="0040263F" w:rsidP="0040263F">
      <w:r w:rsidRPr="0040263F">
        <w:rPr>
          <w:b/>
          <w:bCs/>
        </w:rPr>
        <w:t>Phase 4: 운영 체계의 현실적 보완</w:t>
      </w:r>
    </w:p>
    <w:p w14:paraId="711C0D68" w14:textId="77777777" w:rsidR="0040263F" w:rsidRPr="0040263F" w:rsidRDefault="0040263F" w:rsidP="0040263F">
      <w:r w:rsidRPr="0040263F">
        <w:rPr>
          <w:b/>
          <w:bCs/>
        </w:rPr>
        <w:t>4.1 9개 상품군의 실무 운영</w:t>
      </w:r>
    </w:p>
    <w:p w14:paraId="5C3B51C1" w14:textId="77777777" w:rsidR="0040263F" w:rsidRPr="0040263F" w:rsidRDefault="0040263F" w:rsidP="0040263F">
      <w:r w:rsidRPr="0040263F">
        <w:t>수정된 상품 매트릭스:</w:t>
      </w:r>
    </w:p>
    <w:p w14:paraId="6ABC466E" w14:textId="77777777" w:rsidR="0040263F" w:rsidRPr="0040263F" w:rsidRDefault="0040263F" w:rsidP="0040263F"/>
    <w:p w14:paraId="53E6EAB0" w14:textId="77777777" w:rsidR="0040263F" w:rsidRPr="0040263F" w:rsidRDefault="0040263F" w:rsidP="0040263F">
      <w:r w:rsidRPr="0040263F">
        <w:t>[초기안정형] - 장기 안정 수익 추구</w:t>
      </w:r>
    </w:p>
    <w:p w14:paraId="5CC63E06" w14:textId="77777777" w:rsidR="0040263F" w:rsidRPr="0040263F" w:rsidRDefault="0040263F" w:rsidP="0040263F">
      <w:r w:rsidRPr="0040263F">
        <w:t>- 안정형: 7%, 36개월, 상환능력×36 한도</w:t>
      </w:r>
    </w:p>
    <w:p w14:paraId="3C464F16" w14:textId="77777777" w:rsidR="0040263F" w:rsidRPr="0040263F" w:rsidRDefault="0040263F" w:rsidP="0040263F">
      <w:r w:rsidRPr="0040263F">
        <w:t>- 균형형: 8%, 30개월, 상환능력×30 한도</w:t>
      </w:r>
    </w:p>
    <w:p w14:paraId="7054CFD6" w14:textId="77777777" w:rsidR="0040263F" w:rsidRPr="0040263F" w:rsidRDefault="0040263F" w:rsidP="0040263F">
      <w:r w:rsidRPr="0040263F">
        <w:t>- 공격형: 9%, 24개월, 상환능력×24 한도</w:t>
      </w:r>
    </w:p>
    <w:p w14:paraId="00B64493" w14:textId="77777777" w:rsidR="0040263F" w:rsidRPr="0040263F" w:rsidRDefault="0040263F" w:rsidP="0040263F"/>
    <w:p w14:paraId="6B716A61" w14:textId="77777777" w:rsidR="0040263F" w:rsidRPr="0040263F" w:rsidRDefault="0040263F" w:rsidP="0040263F">
      <w:r w:rsidRPr="0040263F">
        <w:t>[중기집중형] - 중기 집중 관리</w:t>
      </w:r>
    </w:p>
    <w:p w14:paraId="790B072B" w14:textId="77777777" w:rsidR="0040263F" w:rsidRPr="0040263F" w:rsidRDefault="0040263F" w:rsidP="0040263F">
      <w:r w:rsidRPr="0040263F">
        <w:t>- 안정형: 10%, 18개월, 상환능력×18 한도</w:t>
      </w:r>
    </w:p>
    <w:p w14:paraId="371EF2A2" w14:textId="77777777" w:rsidR="0040263F" w:rsidRPr="0040263F" w:rsidRDefault="0040263F" w:rsidP="0040263F">
      <w:r w:rsidRPr="0040263F">
        <w:t>- 균형형: 11%, 18개월, 상환능력×18 한도</w:t>
      </w:r>
    </w:p>
    <w:p w14:paraId="394F0DFD" w14:textId="77777777" w:rsidR="0040263F" w:rsidRPr="0040263F" w:rsidRDefault="0040263F" w:rsidP="0040263F">
      <w:r w:rsidRPr="0040263F">
        <w:t>- 공격형: 12%, 15개월, 상환능력×15 한도</w:t>
      </w:r>
    </w:p>
    <w:p w14:paraId="28D87449" w14:textId="77777777" w:rsidR="0040263F" w:rsidRPr="0040263F" w:rsidRDefault="0040263F" w:rsidP="0040263F"/>
    <w:p w14:paraId="12F1D20A" w14:textId="77777777" w:rsidR="0040263F" w:rsidRPr="0040263F" w:rsidRDefault="0040263F" w:rsidP="0040263F">
      <w:r w:rsidRPr="0040263F">
        <w:t>[후기급등형] - 단기 고수익</w:t>
      </w:r>
    </w:p>
    <w:p w14:paraId="621381FA" w14:textId="77777777" w:rsidR="0040263F" w:rsidRPr="0040263F" w:rsidRDefault="0040263F" w:rsidP="0040263F">
      <w:r w:rsidRPr="0040263F">
        <w:t>- 안정형: 매칭 제외 (위험도 부적합)</w:t>
      </w:r>
    </w:p>
    <w:p w14:paraId="216E4471" w14:textId="77777777" w:rsidR="0040263F" w:rsidRPr="0040263F" w:rsidRDefault="0040263F" w:rsidP="0040263F">
      <w:r w:rsidRPr="0040263F">
        <w:t>- 균형형: 13%, 12개월, 상환능력×12 한도</w:t>
      </w:r>
    </w:p>
    <w:p w14:paraId="1E4456C1" w14:textId="77777777" w:rsidR="0040263F" w:rsidRPr="0040263F" w:rsidRDefault="0040263F" w:rsidP="0040263F">
      <w:r w:rsidRPr="0040263F">
        <w:t>- 공격형: 15%, 9개월, 상환능력×9 한도</w:t>
      </w:r>
    </w:p>
    <w:p w14:paraId="3EC0EA54" w14:textId="77777777" w:rsidR="0040263F" w:rsidRPr="0040263F" w:rsidRDefault="0040263F" w:rsidP="0040263F"/>
    <w:p w14:paraId="09EA658C" w14:textId="77777777" w:rsidR="0040263F" w:rsidRPr="0040263F" w:rsidRDefault="0040263F" w:rsidP="0040263F">
      <w:r w:rsidRPr="0040263F">
        <w:t>핵심: 각 상품의 한도는 상환능력 × 기간으로 자동 계산</w:t>
      </w:r>
    </w:p>
    <w:p w14:paraId="004654D9" w14:textId="77777777" w:rsidR="0040263F" w:rsidRPr="0040263F" w:rsidRDefault="0040263F" w:rsidP="0040263F">
      <w:r w:rsidRPr="0040263F">
        <w:rPr>
          <w:b/>
          <w:bCs/>
        </w:rPr>
        <w:t>4.2 실시간 포트폴리오 관리</w:t>
      </w:r>
    </w:p>
    <w:p w14:paraId="2531CA06" w14:textId="77777777" w:rsidR="0040263F" w:rsidRPr="0040263F" w:rsidRDefault="0040263F" w:rsidP="0040263F">
      <w:r w:rsidRPr="0040263F">
        <w:t>포트폴리오 균형 관리:</w:t>
      </w:r>
    </w:p>
    <w:p w14:paraId="021FFCB6" w14:textId="77777777" w:rsidR="0040263F" w:rsidRPr="0040263F" w:rsidRDefault="0040263F" w:rsidP="0040263F">
      <w:r w:rsidRPr="0040263F">
        <w:t xml:space="preserve">- 후기급등형 비중 </w:t>
      </w:r>
      <w:proofErr w:type="gramStart"/>
      <w:r w:rsidRPr="0040263F">
        <w:t>&lt; 20</w:t>
      </w:r>
      <w:proofErr w:type="gramEnd"/>
      <w:r w:rsidRPr="0040263F">
        <w:t>% (전체 포트폴리오 기준)</w:t>
      </w:r>
    </w:p>
    <w:p w14:paraId="202E7A48" w14:textId="77777777" w:rsidR="0040263F" w:rsidRPr="0040263F" w:rsidRDefault="0040263F" w:rsidP="0040263F">
      <w:r w:rsidRPr="0040263F">
        <w:t xml:space="preserve">- 동일 업종/지역 집중도 </w:t>
      </w:r>
      <w:proofErr w:type="gramStart"/>
      <w:r w:rsidRPr="0040263F">
        <w:t>&lt; 15</w:t>
      </w:r>
      <w:proofErr w:type="gramEnd"/>
      <w:r w:rsidRPr="0040263F">
        <w:t>%</w:t>
      </w:r>
    </w:p>
    <w:p w14:paraId="3215DD6C" w14:textId="77777777" w:rsidR="0040263F" w:rsidRPr="0040263F" w:rsidRDefault="0040263F" w:rsidP="0040263F">
      <w:r w:rsidRPr="0040263F">
        <w:t xml:space="preserve">- 고액 대출 (3천만원 이상) 비중 </w:t>
      </w:r>
      <w:proofErr w:type="gramStart"/>
      <w:r w:rsidRPr="0040263F">
        <w:t>&lt; 30</w:t>
      </w:r>
      <w:proofErr w:type="gramEnd"/>
      <w:r w:rsidRPr="0040263F">
        <w:t>%</w:t>
      </w:r>
    </w:p>
    <w:p w14:paraId="0BDC4ABC" w14:textId="77777777" w:rsidR="0040263F" w:rsidRPr="0040263F" w:rsidRDefault="0040263F" w:rsidP="0040263F"/>
    <w:p w14:paraId="1D2BC140" w14:textId="77777777" w:rsidR="0040263F" w:rsidRPr="0040263F" w:rsidRDefault="0040263F" w:rsidP="0040263F">
      <w:proofErr w:type="spellStart"/>
      <w:r w:rsidRPr="0040263F">
        <w:t>리밸런싱</w:t>
      </w:r>
      <w:proofErr w:type="spellEnd"/>
      <w:r w:rsidRPr="0040263F">
        <w:t xml:space="preserve"> 메커니즘:</w:t>
      </w:r>
    </w:p>
    <w:p w14:paraId="32A17B82" w14:textId="77777777" w:rsidR="0040263F" w:rsidRPr="0040263F" w:rsidRDefault="0040263F" w:rsidP="0040263F">
      <w:r w:rsidRPr="0040263F">
        <w:t>- 일일 포트폴리오 구성 모니터링</w:t>
      </w:r>
    </w:p>
    <w:p w14:paraId="780BFA19" w14:textId="77777777" w:rsidR="0040263F" w:rsidRPr="0040263F" w:rsidRDefault="0040263F" w:rsidP="0040263F">
      <w:r w:rsidRPr="0040263F">
        <w:t xml:space="preserve">- 집중도 한계 근접 시 해당 </w:t>
      </w:r>
      <w:proofErr w:type="spellStart"/>
      <w:r w:rsidRPr="0040263F">
        <w:t>상품군</w:t>
      </w:r>
      <w:proofErr w:type="spellEnd"/>
      <w:r w:rsidRPr="0040263F">
        <w:t xml:space="preserve"> 일시 중단</w:t>
      </w:r>
    </w:p>
    <w:p w14:paraId="7E86830B" w14:textId="77777777" w:rsidR="0040263F" w:rsidRPr="0040263F" w:rsidRDefault="0040263F" w:rsidP="0040263F">
      <w:r w:rsidRPr="0040263F">
        <w:t xml:space="preserve">- 분산 목표 달성 시 </w:t>
      </w:r>
      <w:proofErr w:type="spellStart"/>
      <w:r w:rsidRPr="0040263F">
        <w:t>상품군</w:t>
      </w:r>
      <w:proofErr w:type="spellEnd"/>
      <w:r w:rsidRPr="0040263F">
        <w:t xml:space="preserve"> 재개</w:t>
      </w:r>
    </w:p>
    <w:p w14:paraId="095E47D8" w14:textId="77777777" w:rsidR="0040263F" w:rsidRPr="0040263F" w:rsidRDefault="0040263F" w:rsidP="0040263F"/>
    <w:p w14:paraId="00F6CCEA" w14:textId="77777777" w:rsidR="0040263F" w:rsidRPr="0040263F" w:rsidRDefault="0040263F" w:rsidP="0040263F">
      <w:r w:rsidRPr="0040263F">
        <w:t>투자자 보호 장치:</w:t>
      </w:r>
    </w:p>
    <w:p w14:paraId="171FDD44" w14:textId="77777777" w:rsidR="0040263F" w:rsidRPr="0040263F" w:rsidRDefault="0040263F" w:rsidP="0040263F">
      <w:r w:rsidRPr="0040263F">
        <w:t>- 개별 투자자 최대 노출 한도 (보유 자산의 10%)</w:t>
      </w:r>
    </w:p>
    <w:p w14:paraId="3C782C48" w14:textId="77777777" w:rsidR="0040263F" w:rsidRPr="0040263F" w:rsidRDefault="0040263F" w:rsidP="0040263F">
      <w:r w:rsidRPr="0040263F">
        <w:lastRenderedPageBreak/>
        <w:t>- 위험 등급별 투자 한도 가이드라인 제공</w:t>
      </w:r>
    </w:p>
    <w:p w14:paraId="69479C6F" w14:textId="77777777" w:rsidR="0040263F" w:rsidRPr="0040263F" w:rsidRDefault="0040263F" w:rsidP="0040263F">
      <w:r w:rsidRPr="0040263F">
        <w:t>- 포트폴리오 다양성 점수 제공 및 권고</w:t>
      </w:r>
    </w:p>
    <w:p w14:paraId="7B494169" w14:textId="77777777" w:rsidR="0040263F" w:rsidRPr="0040263F" w:rsidRDefault="0040263F" w:rsidP="0040263F">
      <w:r w:rsidRPr="0040263F">
        <w:rPr>
          <w:b/>
          <w:bCs/>
        </w:rPr>
        <w:t>Phase 5: 사회적 책임 및 지속가능성</w:t>
      </w:r>
    </w:p>
    <w:p w14:paraId="445F5959" w14:textId="77777777" w:rsidR="0040263F" w:rsidRPr="0040263F" w:rsidRDefault="0040263F" w:rsidP="0040263F">
      <w:r w:rsidRPr="0040263F">
        <w:rPr>
          <w:b/>
          <w:bCs/>
        </w:rPr>
        <w:t>5.1 금융 포용성 확보 방안</w:t>
      </w:r>
    </w:p>
    <w:p w14:paraId="18F37D15" w14:textId="77777777" w:rsidR="0040263F" w:rsidRPr="0040263F" w:rsidRDefault="0040263F" w:rsidP="0040263F">
      <w:r w:rsidRPr="0040263F">
        <w:t>의무 비율 설정:</w:t>
      </w:r>
    </w:p>
    <w:p w14:paraId="5012489F" w14:textId="77777777" w:rsidR="0040263F" w:rsidRPr="0040263F" w:rsidRDefault="0040263F" w:rsidP="0040263F">
      <w:r w:rsidRPr="0040263F">
        <w:t>- 전체 승인의 최소 75%는 일반 자격 또는 조건부 자격 부여</w:t>
      </w:r>
    </w:p>
    <w:p w14:paraId="6878EC3A" w14:textId="77777777" w:rsidR="0040263F" w:rsidRPr="0040263F" w:rsidRDefault="0040263F" w:rsidP="0040263F">
      <w:r w:rsidRPr="0040263F">
        <w:t>- 사회적 필요 인정 차주: 월 승인의 5% 이상</w:t>
      </w:r>
    </w:p>
    <w:p w14:paraId="020B5F91" w14:textId="77777777" w:rsidR="0040263F" w:rsidRPr="0040263F" w:rsidRDefault="0040263F" w:rsidP="0040263F">
      <w:r w:rsidRPr="0040263F">
        <w:t>- 신용 개선 성공 사례: 분기 10건 이상</w:t>
      </w:r>
    </w:p>
    <w:p w14:paraId="095DDFC6" w14:textId="77777777" w:rsidR="0040263F" w:rsidRPr="0040263F" w:rsidRDefault="0040263F" w:rsidP="0040263F"/>
    <w:p w14:paraId="715E54D8" w14:textId="77777777" w:rsidR="0040263F" w:rsidRPr="0040263F" w:rsidRDefault="0040263F" w:rsidP="0040263F">
      <w:r w:rsidRPr="0040263F">
        <w:t>대안 금융 연계:</w:t>
      </w:r>
    </w:p>
    <w:p w14:paraId="4AE9CFDB" w14:textId="77777777" w:rsidR="0040263F" w:rsidRPr="0040263F" w:rsidRDefault="0040263F" w:rsidP="0040263F">
      <w:r w:rsidRPr="0040263F">
        <w:t>- P2P 부적격자 → 정부 보증 대출 안내</w:t>
      </w:r>
    </w:p>
    <w:p w14:paraId="06D7D6C2" w14:textId="77777777" w:rsidR="0040263F" w:rsidRPr="0040263F" w:rsidRDefault="0040263F" w:rsidP="0040263F">
      <w:r w:rsidRPr="0040263F">
        <w:t>- 저소득층 → 서민금융진흥원 연계</w:t>
      </w:r>
    </w:p>
    <w:p w14:paraId="21568DEC" w14:textId="77777777" w:rsidR="0040263F" w:rsidRPr="0040263F" w:rsidRDefault="0040263F" w:rsidP="0040263F">
      <w:r w:rsidRPr="0040263F">
        <w:t>- 신용 회복 → 신용개선 컨설팅 제공</w:t>
      </w:r>
    </w:p>
    <w:p w14:paraId="108F481E" w14:textId="77777777" w:rsidR="0040263F" w:rsidRPr="0040263F" w:rsidRDefault="0040263F" w:rsidP="0040263F"/>
    <w:p w14:paraId="63CE4EE9" w14:textId="77777777" w:rsidR="0040263F" w:rsidRPr="0040263F" w:rsidRDefault="0040263F" w:rsidP="0040263F">
      <w:r w:rsidRPr="0040263F">
        <w:t>사회적 가치 측정:</w:t>
      </w:r>
    </w:p>
    <w:p w14:paraId="7CB61A55" w14:textId="77777777" w:rsidR="0040263F" w:rsidRPr="0040263F" w:rsidRDefault="0040263F" w:rsidP="0040263F">
      <w:r w:rsidRPr="0040263F">
        <w:t>- 금융 접근성 개선 지수</w:t>
      </w:r>
    </w:p>
    <w:p w14:paraId="711D18FA" w14:textId="77777777" w:rsidR="0040263F" w:rsidRPr="0040263F" w:rsidRDefault="0040263F" w:rsidP="0040263F">
      <w:r w:rsidRPr="0040263F">
        <w:t>- 신용 점수 개선 기여도</w:t>
      </w:r>
    </w:p>
    <w:p w14:paraId="04541075" w14:textId="77777777" w:rsidR="0040263F" w:rsidRPr="0040263F" w:rsidRDefault="0040263F" w:rsidP="0040263F">
      <w:r w:rsidRPr="0040263F">
        <w:t>- 사회적 필요 자금 지원 규모</w:t>
      </w:r>
    </w:p>
    <w:p w14:paraId="2807FFB1" w14:textId="77777777" w:rsidR="0040263F" w:rsidRPr="0040263F" w:rsidRDefault="0040263F" w:rsidP="0040263F">
      <w:r w:rsidRPr="0040263F">
        <w:rPr>
          <w:b/>
          <w:bCs/>
        </w:rPr>
        <w:t>5.2 ESG 경영 및 투명성</w:t>
      </w:r>
    </w:p>
    <w:p w14:paraId="55E90310" w14:textId="77777777" w:rsidR="0040263F" w:rsidRPr="0040263F" w:rsidRDefault="0040263F" w:rsidP="0040263F">
      <w:r w:rsidRPr="0040263F">
        <w:t>환경(E): 종이 없는 디지털 대출, 탄소 중립 오피스</w:t>
      </w:r>
    </w:p>
    <w:p w14:paraId="67276DE1" w14:textId="77777777" w:rsidR="0040263F" w:rsidRPr="0040263F" w:rsidRDefault="0040263F" w:rsidP="0040263F">
      <w:r w:rsidRPr="0040263F">
        <w:t>사회(S): 금융 포용성, 직원 복지, 지역사회 기여</w:t>
      </w:r>
    </w:p>
    <w:p w14:paraId="6EAF2E3F" w14:textId="77777777" w:rsidR="0040263F" w:rsidRPr="0040263F" w:rsidRDefault="0040263F" w:rsidP="0040263F">
      <w:r w:rsidRPr="0040263F">
        <w:t>지배구조(G): 투명한 의사결정, 윤리 경영, 리스크 관리</w:t>
      </w:r>
    </w:p>
    <w:p w14:paraId="518E1B1A" w14:textId="77777777" w:rsidR="0040263F" w:rsidRPr="0040263F" w:rsidRDefault="0040263F" w:rsidP="0040263F"/>
    <w:p w14:paraId="53B283CB" w14:textId="77777777" w:rsidR="0040263F" w:rsidRPr="0040263F" w:rsidRDefault="0040263F" w:rsidP="0040263F">
      <w:r w:rsidRPr="0040263F">
        <w:t>정기 공시:</w:t>
      </w:r>
    </w:p>
    <w:p w14:paraId="0276EA4D" w14:textId="77777777" w:rsidR="0040263F" w:rsidRPr="0040263F" w:rsidRDefault="0040263F" w:rsidP="0040263F">
      <w:r w:rsidRPr="0040263F">
        <w:t xml:space="preserve">- 월별: 포트폴리오 현황, </w:t>
      </w:r>
      <w:proofErr w:type="spellStart"/>
      <w:r w:rsidRPr="0040263F">
        <w:t>연체율</w:t>
      </w:r>
      <w:proofErr w:type="spellEnd"/>
      <w:r w:rsidRPr="0040263F">
        <w:t>, 회수율</w:t>
      </w:r>
    </w:p>
    <w:p w14:paraId="27074080" w14:textId="77777777" w:rsidR="0040263F" w:rsidRPr="0040263F" w:rsidRDefault="0040263F" w:rsidP="0040263F">
      <w:r w:rsidRPr="0040263F">
        <w:lastRenderedPageBreak/>
        <w:t>- 분기별: 위험 관리 실적, 투자자 보호 성과</w:t>
      </w:r>
    </w:p>
    <w:p w14:paraId="5C422EA4" w14:textId="77777777" w:rsidR="0040263F" w:rsidRPr="0040263F" w:rsidRDefault="0040263F" w:rsidP="0040263F">
      <w:r w:rsidRPr="0040263F">
        <w:t>- 연간: ESG 보고서, 사회적 가치 창출 성과</w:t>
      </w:r>
    </w:p>
    <w:p w14:paraId="720426A3" w14:textId="77777777" w:rsidR="0040263F" w:rsidRPr="0040263F" w:rsidRDefault="0040263F" w:rsidP="0040263F">
      <w:pPr>
        <w:rPr>
          <w:b/>
          <w:bCs/>
        </w:rPr>
      </w:pPr>
      <w:r w:rsidRPr="0040263F">
        <w:rPr>
          <w:rFonts w:ascii="Segoe UI Emoji" w:hAnsi="Segoe UI Emoji" w:cs="Segoe UI Emoji"/>
          <w:b/>
          <w:bCs/>
        </w:rPr>
        <w:t>🎯</w:t>
      </w:r>
      <w:r w:rsidRPr="0040263F">
        <w:rPr>
          <w:b/>
          <w:bCs/>
        </w:rPr>
        <w:t xml:space="preserve"> 최종 핵심 메시지</w:t>
      </w:r>
    </w:p>
    <w:p w14:paraId="244B2BFC" w14:textId="77777777" w:rsidR="0040263F" w:rsidRPr="0040263F" w:rsidRDefault="0040263F" w:rsidP="0040263F">
      <w:r w:rsidRPr="0040263F">
        <w:rPr>
          <w:b/>
          <w:bCs/>
        </w:rPr>
        <w:t>수정된 핵심 가치 제안</w:t>
      </w:r>
    </w:p>
    <w:p w14:paraId="72E32442" w14:textId="77777777" w:rsidR="0040263F" w:rsidRPr="0040263F" w:rsidRDefault="0040263F" w:rsidP="0040263F">
      <w:r w:rsidRPr="0040263F">
        <w:t xml:space="preserve">1. 정밀한 </w:t>
      </w:r>
      <w:proofErr w:type="spellStart"/>
      <w:r w:rsidRPr="0040263F">
        <w:t>시간축</w:t>
      </w:r>
      <w:proofErr w:type="spellEnd"/>
      <w:r w:rsidRPr="0040263F">
        <w:t xml:space="preserve"> 위험 관리 (66개 연체확률)</w:t>
      </w:r>
    </w:p>
    <w:p w14:paraId="0EF2DD48" w14:textId="77777777" w:rsidR="0040263F" w:rsidRPr="0040263F" w:rsidRDefault="0040263F" w:rsidP="0040263F">
      <w:r w:rsidRPr="0040263F">
        <w:t>2. 금융 기본 원리 준수 (상환능력 기반 한도)</w:t>
      </w:r>
    </w:p>
    <w:p w14:paraId="161FDCD0" w14:textId="77777777" w:rsidR="0040263F" w:rsidRPr="0040263F" w:rsidRDefault="0040263F" w:rsidP="0040263F">
      <w:r w:rsidRPr="0040263F">
        <w:t>3. 양방향 시장 메커니즘 (투자자-차주 균형)</w:t>
      </w:r>
    </w:p>
    <w:p w14:paraId="5F66E03E" w14:textId="77777777" w:rsidR="0040263F" w:rsidRPr="0040263F" w:rsidRDefault="0040263F" w:rsidP="0040263F">
      <w:r w:rsidRPr="0040263F">
        <w:t>4. 사회적 책임과 수익성 조화</w:t>
      </w:r>
    </w:p>
    <w:p w14:paraId="08B58BB6" w14:textId="77777777" w:rsidR="0040263F" w:rsidRPr="0040263F" w:rsidRDefault="0040263F" w:rsidP="0040263F">
      <w:r w:rsidRPr="0040263F">
        <w:t>5. 단계적 실행과 지속적 개선</w:t>
      </w:r>
    </w:p>
    <w:p w14:paraId="37BD68C9" w14:textId="77777777" w:rsidR="0040263F" w:rsidRPr="0040263F" w:rsidRDefault="0040263F" w:rsidP="0040263F">
      <w:r w:rsidRPr="0040263F">
        <w:rPr>
          <w:b/>
          <w:bCs/>
        </w:rPr>
        <w:t>차별화된 경쟁력</w:t>
      </w:r>
    </w:p>
    <w:p w14:paraId="7869AC2D" w14:textId="77777777" w:rsidR="0040263F" w:rsidRPr="0040263F" w:rsidRDefault="0040263F" w:rsidP="0040263F">
      <w:r w:rsidRPr="0040263F">
        <w:t>vs 기존 P2P: 정밀한 위험 관리 + 투명한 운영</w:t>
      </w:r>
    </w:p>
    <w:p w14:paraId="08FF2D4B" w14:textId="77777777" w:rsidR="0040263F" w:rsidRPr="0040263F" w:rsidRDefault="0040263F" w:rsidP="0040263F">
      <w:r w:rsidRPr="0040263F">
        <w:t>vs 전통 금융: 개인 맞춤형 + 빠른 실행</w:t>
      </w:r>
    </w:p>
    <w:p w14:paraId="40793BEF" w14:textId="77777777" w:rsidR="0040263F" w:rsidRPr="0040263F" w:rsidRDefault="0040263F" w:rsidP="0040263F">
      <w:r w:rsidRPr="0040263F">
        <w:t>vs 제2금융: 공정한 조건 + 사회적 책임</w:t>
      </w:r>
    </w:p>
    <w:p w14:paraId="05FD27AE" w14:textId="77777777" w:rsidR="0040263F" w:rsidRPr="0040263F" w:rsidRDefault="0040263F" w:rsidP="0040263F"/>
    <w:p w14:paraId="5BE7E83F" w14:textId="77777777" w:rsidR="0040263F" w:rsidRPr="0040263F" w:rsidRDefault="0040263F" w:rsidP="0040263F">
      <w:r w:rsidRPr="0040263F">
        <w:t>→ "신뢰할 수 있는 대안 금융의 새로운 기준"</w:t>
      </w:r>
    </w:p>
    <w:p w14:paraId="6AC58EE7" w14:textId="77777777" w:rsidR="0040263F" w:rsidRPr="0040263F" w:rsidRDefault="0040263F" w:rsidP="0040263F">
      <w:r w:rsidRPr="0040263F">
        <w:t xml:space="preserve">이러한 </w:t>
      </w:r>
      <w:r w:rsidRPr="0040263F">
        <w:rPr>
          <w:b/>
          <w:bCs/>
        </w:rPr>
        <w:t>수정·보완을 통해</w:t>
      </w:r>
      <w:r w:rsidRPr="0040263F">
        <w:t xml:space="preserve"> 66개 연체확률 기반 P2P 시스템은 </w:t>
      </w:r>
      <w:r w:rsidRPr="0040263F">
        <w:rPr>
          <w:b/>
          <w:bCs/>
        </w:rPr>
        <w:t>이론적 완성도와 실무적 실행 가능성을 모두 갖춘</w:t>
      </w:r>
      <w:r w:rsidRPr="0040263F">
        <w:t xml:space="preserve"> 혁신적 금융 플랫폼으로 발전할 수 있을 것입니다.</w:t>
      </w:r>
    </w:p>
    <w:p w14:paraId="796499BC" w14:textId="1ABE6B51" w:rsidR="0040263F" w:rsidRDefault="0040263F" w:rsidP="0076582A">
      <w:r>
        <w:br/>
      </w:r>
    </w:p>
    <w:p w14:paraId="1627C544" w14:textId="77777777" w:rsidR="0040263F" w:rsidRDefault="0040263F">
      <w:pPr>
        <w:widowControl/>
        <w:wordWrap/>
        <w:autoSpaceDE/>
        <w:autoSpaceDN/>
      </w:pPr>
      <w:r>
        <w:br w:type="page"/>
      </w:r>
    </w:p>
    <w:p w14:paraId="6712799F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lastRenderedPageBreak/>
        <w:t>66개 연체확률 기반 P2P 신용대출 시스템: 단일상품 + 맞춤형 조건 체계 종합설계</w:t>
      </w:r>
    </w:p>
    <w:p w14:paraId="4AD0BC73" w14:textId="77777777" w:rsidR="00361007" w:rsidRPr="00361007" w:rsidRDefault="00361007" w:rsidP="00361007">
      <w:r w:rsidRPr="00361007">
        <w:pict w14:anchorId="062123F2">
          <v:rect id="_x0000_i1636" style="width:0;height:1.5pt" o:hralign="center" o:hrstd="t" o:hr="t" fillcolor="#a0a0a0" stroked="f"/>
        </w:pict>
      </w:r>
    </w:p>
    <w:p w14:paraId="44DA7300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Phase 1. 핵심 철학과 시스템 구조</w:t>
      </w:r>
    </w:p>
    <w:p w14:paraId="0B7A9E12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1.1 핵심 철학</w:t>
      </w:r>
    </w:p>
    <w:p w14:paraId="7A0ECE8F" w14:textId="77777777" w:rsidR="00361007" w:rsidRPr="00361007" w:rsidRDefault="00361007" w:rsidP="00361007">
      <w:pPr>
        <w:numPr>
          <w:ilvl w:val="0"/>
          <w:numId w:val="132"/>
        </w:numPr>
      </w:pPr>
      <w:r w:rsidRPr="00361007">
        <w:rPr>
          <w:b/>
          <w:bCs/>
        </w:rPr>
        <w:t>금융 기본 원리 준수</w:t>
      </w:r>
      <w:r w:rsidRPr="00361007">
        <w:t>: 신용공급은 상환능력 기반이어야 한다.</w:t>
      </w:r>
    </w:p>
    <w:p w14:paraId="251742BB" w14:textId="77777777" w:rsidR="00361007" w:rsidRPr="00361007" w:rsidRDefault="00361007" w:rsidP="00361007">
      <w:pPr>
        <w:numPr>
          <w:ilvl w:val="0"/>
          <w:numId w:val="132"/>
        </w:numPr>
      </w:pPr>
      <w:r w:rsidRPr="00361007">
        <w:rPr>
          <w:b/>
          <w:bCs/>
        </w:rPr>
        <w:t xml:space="preserve">정밀한 </w:t>
      </w:r>
      <w:proofErr w:type="spellStart"/>
      <w:r w:rsidRPr="00361007">
        <w:rPr>
          <w:b/>
          <w:bCs/>
        </w:rPr>
        <w:t>시간축</w:t>
      </w:r>
      <w:proofErr w:type="spellEnd"/>
      <w:r w:rsidRPr="00361007">
        <w:rPr>
          <w:b/>
          <w:bCs/>
        </w:rPr>
        <w:t xml:space="preserve"> 리스크 관리</w:t>
      </w:r>
      <w:r w:rsidRPr="00361007">
        <w:t>: 66개 연체확률 기반의 위험 궤적 분석</w:t>
      </w:r>
    </w:p>
    <w:p w14:paraId="0867C04D" w14:textId="77777777" w:rsidR="00361007" w:rsidRPr="00361007" w:rsidRDefault="00361007" w:rsidP="00361007">
      <w:pPr>
        <w:numPr>
          <w:ilvl w:val="0"/>
          <w:numId w:val="132"/>
        </w:numPr>
      </w:pPr>
      <w:r w:rsidRPr="00361007">
        <w:rPr>
          <w:b/>
          <w:bCs/>
        </w:rPr>
        <w:t>맞춤형 단일상품 체계</w:t>
      </w:r>
      <w:r w:rsidRPr="00361007">
        <w:t>: 상품은 하나, 조건은 차주·시장에 따라 맞춤 설계</w:t>
      </w:r>
    </w:p>
    <w:p w14:paraId="0F48FE93" w14:textId="77777777" w:rsidR="00361007" w:rsidRPr="00361007" w:rsidRDefault="00361007" w:rsidP="00361007">
      <w:pPr>
        <w:numPr>
          <w:ilvl w:val="0"/>
          <w:numId w:val="132"/>
        </w:numPr>
      </w:pPr>
      <w:r w:rsidRPr="00361007">
        <w:rPr>
          <w:b/>
          <w:bCs/>
        </w:rPr>
        <w:t>양방향 시장 메커니즘</w:t>
      </w:r>
      <w:r w:rsidRPr="00361007">
        <w:t>: 투자자 수요와 차주 조건의 실시간 조율</w:t>
      </w:r>
    </w:p>
    <w:p w14:paraId="7E5B1481" w14:textId="77777777" w:rsidR="00361007" w:rsidRPr="00361007" w:rsidRDefault="00361007" w:rsidP="00361007">
      <w:pPr>
        <w:numPr>
          <w:ilvl w:val="0"/>
          <w:numId w:val="132"/>
        </w:numPr>
      </w:pPr>
      <w:r w:rsidRPr="00361007">
        <w:rPr>
          <w:b/>
          <w:bCs/>
        </w:rPr>
        <w:t>사회적 책임과 포용성의 조화</w:t>
      </w:r>
      <w:r w:rsidRPr="00361007">
        <w:t>: 위험 기반 심사이면서도 사회적 필요는 포용</w:t>
      </w:r>
    </w:p>
    <w:p w14:paraId="072EA788" w14:textId="77777777" w:rsidR="00361007" w:rsidRPr="00361007" w:rsidRDefault="00361007" w:rsidP="00361007">
      <w:pPr>
        <w:numPr>
          <w:ilvl w:val="0"/>
          <w:numId w:val="132"/>
        </w:numPr>
      </w:pPr>
      <w:r w:rsidRPr="00361007">
        <w:rPr>
          <w:b/>
          <w:bCs/>
        </w:rPr>
        <w:t xml:space="preserve">실무적 </w:t>
      </w:r>
      <w:proofErr w:type="spellStart"/>
      <w:r w:rsidRPr="00361007">
        <w:rPr>
          <w:b/>
          <w:bCs/>
        </w:rPr>
        <w:t>구현력</w:t>
      </w:r>
      <w:proofErr w:type="spellEnd"/>
      <w:r w:rsidRPr="00361007">
        <w:t>: 자동화 가능성과 시스템 운영 안정성을 고려한 설계</w:t>
      </w:r>
    </w:p>
    <w:p w14:paraId="23DDB9E4" w14:textId="77777777" w:rsidR="00361007" w:rsidRPr="00361007" w:rsidRDefault="00361007" w:rsidP="00361007">
      <w:r w:rsidRPr="00361007">
        <w:pict w14:anchorId="406C9F08">
          <v:rect id="_x0000_i1637" style="width:0;height:1.5pt" o:hralign="center" o:hrstd="t" o:hr="t" fillcolor="#a0a0a0" stroked="f"/>
        </w:pict>
      </w:r>
    </w:p>
    <w:p w14:paraId="0C311D1F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Phase 2. 66개 연체확률 기반 정밀 신용평가</w:t>
      </w:r>
    </w:p>
    <w:p w14:paraId="5336F811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2.1 확률 구조의 정확한 정의</w:t>
      </w:r>
    </w:p>
    <w:p w14:paraId="7ED77ACA" w14:textId="77777777" w:rsidR="00361007" w:rsidRPr="00361007" w:rsidRDefault="00361007" w:rsidP="00361007">
      <w:pPr>
        <w:numPr>
          <w:ilvl w:val="0"/>
          <w:numId w:val="133"/>
        </w:numPr>
      </w:pPr>
      <w:r w:rsidRPr="00361007">
        <w:t>구조: P(k개월 연체 | n개월 관찰기간)</w:t>
      </w:r>
    </w:p>
    <w:p w14:paraId="2B8E96B0" w14:textId="77777777" w:rsidR="00361007" w:rsidRPr="00361007" w:rsidRDefault="00361007" w:rsidP="00361007">
      <w:pPr>
        <w:numPr>
          <w:ilvl w:val="0"/>
          <w:numId w:val="133"/>
        </w:numPr>
      </w:pPr>
      <w:r w:rsidRPr="00361007">
        <w:t>조합 수: 총 66개 (12개월 내 11개월, 11개월 내 10개월, …, 2개월 내 1개월)</w:t>
      </w:r>
    </w:p>
    <w:p w14:paraId="1837A8CB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2.2 리스크 궤적 활용</w:t>
      </w:r>
    </w:p>
    <w:p w14:paraId="2A5338D5" w14:textId="77777777" w:rsidR="00361007" w:rsidRPr="00361007" w:rsidRDefault="00361007" w:rsidP="00361007">
      <w:pPr>
        <w:numPr>
          <w:ilvl w:val="0"/>
          <w:numId w:val="134"/>
        </w:numPr>
      </w:pPr>
      <w:r w:rsidRPr="00361007">
        <w:rPr>
          <w:b/>
          <w:bCs/>
        </w:rPr>
        <w:t>집중 시점 예측</w:t>
      </w:r>
      <w:r w:rsidRPr="00361007">
        <w:t>: P(</w:t>
      </w:r>
      <w:proofErr w:type="spellStart"/>
      <w:r w:rsidRPr="00361007">
        <w:t>k|n</w:t>
      </w:r>
      <w:proofErr w:type="spellEnd"/>
      <w:r w:rsidRPr="00361007">
        <w:t>)이 급증하는 시점 → 위험 증가 예고</w:t>
      </w:r>
    </w:p>
    <w:p w14:paraId="55B808FC" w14:textId="77777777" w:rsidR="00361007" w:rsidRPr="00361007" w:rsidRDefault="00361007" w:rsidP="00361007">
      <w:pPr>
        <w:numPr>
          <w:ilvl w:val="0"/>
          <w:numId w:val="134"/>
        </w:numPr>
      </w:pPr>
      <w:r w:rsidRPr="00361007">
        <w:rPr>
          <w:b/>
          <w:bCs/>
        </w:rPr>
        <w:t>안전 기간 추정</w:t>
      </w:r>
      <w:r w:rsidRPr="00361007">
        <w:t>: P(</w:t>
      </w:r>
      <w:proofErr w:type="spellStart"/>
      <w:r w:rsidRPr="00361007">
        <w:t>k|n</w:t>
      </w:r>
      <w:proofErr w:type="spellEnd"/>
      <w:r w:rsidRPr="00361007">
        <w:t xml:space="preserve">) </w:t>
      </w:r>
      <w:proofErr w:type="gramStart"/>
      <w:r w:rsidRPr="00361007">
        <w:t>&lt; Threshold</w:t>
      </w:r>
      <w:proofErr w:type="gramEnd"/>
      <w:r w:rsidRPr="00361007">
        <w:t>인 최대 n → 여신기간 상한 추정</w:t>
      </w:r>
    </w:p>
    <w:p w14:paraId="103DA1F0" w14:textId="77777777" w:rsidR="00361007" w:rsidRPr="00361007" w:rsidRDefault="00361007" w:rsidP="00361007">
      <w:pPr>
        <w:numPr>
          <w:ilvl w:val="0"/>
          <w:numId w:val="134"/>
        </w:numPr>
      </w:pPr>
      <w:r w:rsidRPr="00361007">
        <w:rPr>
          <w:b/>
          <w:bCs/>
        </w:rPr>
        <w:t>패턴 분류</w:t>
      </w:r>
      <w:r w:rsidRPr="00361007">
        <w:t>:</w:t>
      </w:r>
    </w:p>
    <w:p w14:paraId="277A275E" w14:textId="77777777" w:rsidR="00361007" w:rsidRPr="00361007" w:rsidRDefault="00361007" w:rsidP="00361007">
      <w:pPr>
        <w:numPr>
          <w:ilvl w:val="1"/>
          <w:numId w:val="134"/>
        </w:numPr>
      </w:pPr>
      <w:r w:rsidRPr="00361007">
        <w:t>초기 안정형: 위험이 초반부터 낮음</w:t>
      </w:r>
    </w:p>
    <w:p w14:paraId="1444F6F3" w14:textId="77777777" w:rsidR="00361007" w:rsidRPr="00361007" w:rsidRDefault="00361007" w:rsidP="00361007">
      <w:pPr>
        <w:numPr>
          <w:ilvl w:val="1"/>
          <w:numId w:val="134"/>
        </w:numPr>
      </w:pPr>
      <w:r w:rsidRPr="00361007">
        <w:t>중기 집중형: 중간 기간에 위험 급증</w:t>
      </w:r>
    </w:p>
    <w:p w14:paraId="34C28BCA" w14:textId="77777777" w:rsidR="00361007" w:rsidRPr="00361007" w:rsidRDefault="00361007" w:rsidP="00361007">
      <w:pPr>
        <w:numPr>
          <w:ilvl w:val="1"/>
          <w:numId w:val="134"/>
        </w:numPr>
      </w:pPr>
      <w:r w:rsidRPr="00361007">
        <w:t>후기 급등형: 말미에 연체 확률 급증</w:t>
      </w:r>
    </w:p>
    <w:p w14:paraId="2679911C" w14:textId="77777777" w:rsidR="00361007" w:rsidRPr="00361007" w:rsidRDefault="00361007" w:rsidP="00361007">
      <w:r w:rsidRPr="00361007">
        <w:pict w14:anchorId="221DBE84">
          <v:rect id="_x0000_i1638" style="width:0;height:1.5pt" o:hralign="center" o:hrstd="t" o:hr="t" fillcolor="#a0a0a0" stroked="f"/>
        </w:pict>
      </w:r>
    </w:p>
    <w:p w14:paraId="20C0B903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Phase 3. 단일상품 기반 맞춤 조건 자동설계 체계</w:t>
      </w:r>
    </w:p>
    <w:p w14:paraId="1C8679C4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3.1 단일상품 구조</w:t>
      </w:r>
    </w:p>
    <w:p w14:paraId="6DFA073A" w14:textId="77777777" w:rsidR="00361007" w:rsidRPr="00361007" w:rsidRDefault="00361007" w:rsidP="00361007">
      <w:pPr>
        <w:numPr>
          <w:ilvl w:val="0"/>
          <w:numId w:val="135"/>
        </w:numPr>
      </w:pPr>
      <w:r w:rsidRPr="00361007">
        <w:lastRenderedPageBreak/>
        <w:t>상품명: 무담보 신용대출 (개인)</w:t>
      </w:r>
    </w:p>
    <w:p w14:paraId="2BF430A9" w14:textId="77777777" w:rsidR="00361007" w:rsidRPr="00361007" w:rsidRDefault="00361007" w:rsidP="00361007">
      <w:pPr>
        <w:numPr>
          <w:ilvl w:val="0"/>
          <w:numId w:val="135"/>
        </w:numPr>
      </w:pPr>
      <w:r w:rsidRPr="00361007">
        <w:t>적용 대상: 소득 있는 개인 차주 (근로자·사업자 포함)</w:t>
      </w:r>
    </w:p>
    <w:p w14:paraId="51FB8F25" w14:textId="77777777" w:rsidR="00361007" w:rsidRPr="00361007" w:rsidRDefault="00361007" w:rsidP="00361007">
      <w:pPr>
        <w:numPr>
          <w:ilvl w:val="0"/>
          <w:numId w:val="135"/>
        </w:numPr>
      </w:pPr>
      <w:r w:rsidRPr="00361007">
        <w:t xml:space="preserve">상품 구조는 단일하되, </w:t>
      </w:r>
      <w:r w:rsidRPr="00361007">
        <w:rPr>
          <w:b/>
          <w:bCs/>
        </w:rPr>
        <w:t>조건이 완전히 개인화</w:t>
      </w:r>
    </w:p>
    <w:p w14:paraId="3AAF70C8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3.2 조건 요소별 자동설계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620"/>
      </w:tblGrid>
      <w:tr w:rsidR="00361007" w:rsidRPr="00361007" w14:paraId="5264A74F" w14:textId="77777777" w:rsidTr="00361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68989" w14:textId="77777777" w:rsidR="00361007" w:rsidRPr="00361007" w:rsidRDefault="00361007" w:rsidP="00361007">
            <w:pPr>
              <w:rPr>
                <w:b/>
                <w:bCs/>
              </w:rPr>
            </w:pPr>
            <w:r w:rsidRPr="0036100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F5747A6" w14:textId="77777777" w:rsidR="00361007" w:rsidRPr="00361007" w:rsidRDefault="00361007" w:rsidP="00361007">
            <w:pPr>
              <w:rPr>
                <w:b/>
                <w:bCs/>
              </w:rPr>
            </w:pPr>
            <w:r w:rsidRPr="00361007">
              <w:rPr>
                <w:b/>
                <w:bCs/>
              </w:rPr>
              <w:t>설계 원칙</w:t>
            </w:r>
          </w:p>
        </w:tc>
      </w:tr>
      <w:tr w:rsidR="00361007" w:rsidRPr="00361007" w14:paraId="41DD03D3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37336" w14:textId="77777777" w:rsidR="00361007" w:rsidRPr="00361007" w:rsidRDefault="00361007" w:rsidP="00361007">
            <w:r w:rsidRPr="00361007">
              <w:rPr>
                <w:b/>
                <w:bCs/>
              </w:rPr>
              <w:t>자격심사</w:t>
            </w:r>
          </w:p>
        </w:tc>
        <w:tc>
          <w:tcPr>
            <w:tcW w:w="0" w:type="auto"/>
            <w:vAlign w:val="center"/>
            <w:hideMark/>
          </w:tcPr>
          <w:p w14:paraId="3A17E5F0" w14:textId="77777777" w:rsidR="00361007" w:rsidRPr="00361007" w:rsidRDefault="00361007" w:rsidP="00361007">
            <w:r w:rsidRPr="00361007">
              <w:t xml:space="preserve">3층 구조 필터링 + 조건부 </w:t>
            </w:r>
            <w:proofErr w:type="spellStart"/>
            <w:r w:rsidRPr="00361007">
              <w:t>자격제</w:t>
            </w:r>
            <w:proofErr w:type="spellEnd"/>
          </w:p>
        </w:tc>
      </w:tr>
      <w:tr w:rsidR="00361007" w:rsidRPr="00361007" w14:paraId="1800429B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8951C" w14:textId="77777777" w:rsidR="00361007" w:rsidRPr="00361007" w:rsidRDefault="00361007" w:rsidP="00361007">
            <w:r w:rsidRPr="00361007">
              <w:rPr>
                <w:b/>
                <w:bCs/>
              </w:rPr>
              <w:t>한도</w:t>
            </w:r>
          </w:p>
        </w:tc>
        <w:tc>
          <w:tcPr>
            <w:tcW w:w="0" w:type="auto"/>
            <w:vAlign w:val="center"/>
            <w:hideMark/>
          </w:tcPr>
          <w:p w14:paraId="33AD3CBF" w14:textId="77777777" w:rsidR="00361007" w:rsidRPr="00361007" w:rsidRDefault="00361007" w:rsidP="00361007">
            <w:r w:rsidRPr="00361007">
              <w:t>= 월 상환능력 × 안전기간 (P2P 투자 풀 고려한 조정)</w:t>
            </w:r>
          </w:p>
        </w:tc>
      </w:tr>
      <w:tr w:rsidR="00361007" w:rsidRPr="00361007" w14:paraId="57A2EEA3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7F844" w14:textId="77777777" w:rsidR="00361007" w:rsidRPr="00361007" w:rsidRDefault="00361007" w:rsidP="00361007">
            <w:r w:rsidRPr="00361007">
              <w:rPr>
                <w:b/>
                <w:bCs/>
              </w:rPr>
              <w:t>여신기간</w:t>
            </w:r>
          </w:p>
        </w:tc>
        <w:tc>
          <w:tcPr>
            <w:tcW w:w="0" w:type="auto"/>
            <w:vAlign w:val="center"/>
            <w:hideMark/>
          </w:tcPr>
          <w:p w14:paraId="15CC3F3E" w14:textId="77777777" w:rsidR="00361007" w:rsidRPr="00361007" w:rsidRDefault="00361007" w:rsidP="00361007">
            <w:r w:rsidRPr="00361007">
              <w:t>연체확률 급등 이전의 최대 기간</w:t>
            </w:r>
          </w:p>
        </w:tc>
      </w:tr>
      <w:tr w:rsidR="00361007" w:rsidRPr="00361007" w14:paraId="1764A582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B723" w14:textId="77777777" w:rsidR="00361007" w:rsidRPr="00361007" w:rsidRDefault="00361007" w:rsidP="00361007">
            <w:r w:rsidRPr="00361007">
              <w:rPr>
                <w:b/>
                <w:bCs/>
              </w:rPr>
              <w:t>금리</w:t>
            </w:r>
          </w:p>
        </w:tc>
        <w:tc>
          <w:tcPr>
            <w:tcW w:w="0" w:type="auto"/>
            <w:vAlign w:val="center"/>
            <w:hideMark/>
          </w:tcPr>
          <w:p w14:paraId="29E37DFA" w14:textId="77777777" w:rsidR="00361007" w:rsidRPr="00361007" w:rsidRDefault="00361007" w:rsidP="00361007">
            <w:r w:rsidRPr="00361007">
              <w:t>기준금리 + 위험 프리미엄 ± 투자자 수요 기반 조정</w:t>
            </w:r>
          </w:p>
        </w:tc>
      </w:tr>
      <w:tr w:rsidR="00361007" w:rsidRPr="00361007" w14:paraId="774B9D5B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E1CDC" w14:textId="77777777" w:rsidR="00361007" w:rsidRPr="00361007" w:rsidRDefault="00361007" w:rsidP="00361007">
            <w:r w:rsidRPr="00361007">
              <w:rPr>
                <w:b/>
                <w:bCs/>
              </w:rPr>
              <w:t>상환방식</w:t>
            </w:r>
          </w:p>
        </w:tc>
        <w:tc>
          <w:tcPr>
            <w:tcW w:w="0" w:type="auto"/>
            <w:vAlign w:val="center"/>
            <w:hideMark/>
          </w:tcPr>
          <w:p w14:paraId="0315D2FB" w14:textId="77777777" w:rsidR="00361007" w:rsidRPr="00361007" w:rsidRDefault="00361007" w:rsidP="00361007">
            <w:r w:rsidRPr="00361007">
              <w:t>월 상환 or 분할 주 상환 (패턴별 조정 가능)</w:t>
            </w:r>
          </w:p>
        </w:tc>
      </w:tr>
    </w:tbl>
    <w:p w14:paraId="2AE0926A" w14:textId="77777777" w:rsidR="00361007" w:rsidRPr="00361007" w:rsidRDefault="00361007" w:rsidP="00361007">
      <w:r w:rsidRPr="00361007">
        <w:pict w14:anchorId="6A2281CD">
          <v:rect id="_x0000_i1639" style="width:0;height:1.5pt" o:hralign="center" o:hrstd="t" o:hr="t" fillcolor="#a0a0a0" stroked="f"/>
        </w:pict>
      </w:r>
    </w:p>
    <w:p w14:paraId="045DBBB6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Phase 4. 자격 심사와 조건부 자격제의 정교화</w:t>
      </w:r>
    </w:p>
    <w:p w14:paraId="1AF6E85F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4.1 자격심사 3층 구조</w:t>
      </w:r>
    </w:p>
    <w:p w14:paraId="0D3D4148" w14:textId="77777777" w:rsidR="00361007" w:rsidRPr="00361007" w:rsidRDefault="00361007" w:rsidP="00361007">
      <w:pPr>
        <w:numPr>
          <w:ilvl w:val="0"/>
          <w:numId w:val="136"/>
        </w:numPr>
      </w:pPr>
      <w:r w:rsidRPr="00361007">
        <w:rPr>
          <w:b/>
          <w:bCs/>
        </w:rPr>
        <w:t>1층: 기초 적격성</w:t>
      </w:r>
    </w:p>
    <w:p w14:paraId="01FE268D" w14:textId="77777777" w:rsidR="00361007" w:rsidRPr="00361007" w:rsidRDefault="00361007" w:rsidP="00361007">
      <w:pPr>
        <w:numPr>
          <w:ilvl w:val="1"/>
          <w:numId w:val="136"/>
        </w:numPr>
      </w:pPr>
      <w:r w:rsidRPr="00361007">
        <w:t>CB 등급 6등급 이상 (예외 보완 기준 존재)</w:t>
      </w:r>
    </w:p>
    <w:p w14:paraId="0E1995F7" w14:textId="77777777" w:rsidR="00361007" w:rsidRPr="00361007" w:rsidRDefault="00361007" w:rsidP="00361007">
      <w:pPr>
        <w:numPr>
          <w:ilvl w:val="1"/>
          <w:numId w:val="136"/>
        </w:numPr>
      </w:pPr>
      <w:r w:rsidRPr="00361007">
        <w:t>현재 연체 없음, 최근 1년 3회 이하 연체</w:t>
      </w:r>
    </w:p>
    <w:p w14:paraId="069AD4B1" w14:textId="77777777" w:rsidR="00361007" w:rsidRPr="00361007" w:rsidRDefault="00361007" w:rsidP="00361007">
      <w:pPr>
        <w:numPr>
          <w:ilvl w:val="0"/>
          <w:numId w:val="136"/>
        </w:numPr>
      </w:pPr>
      <w:r w:rsidRPr="00361007">
        <w:rPr>
          <w:b/>
          <w:bCs/>
        </w:rPr>
        <w:t>2층: 66개 확률 기반 위험 점수화</w:t>
      </w:r>
    </w:p>
    <w:p w14:paraId="7CDE3801" w14:textId="77777777" w:rsidR="00361007" w:rsidRPr="00361007" w:rsidRDefault="00361007" w:rsidP="00361007">
      <w:pPr>
        <w:numPr>
          <w:ilvl w:val="1"/>
          <w:numId w:val="136"/>
        </w:numPr>
      </w:pPr>
      <w:r w:rsidRPr="00361007">
        <w:t>위험도 Score = Σ[P(</w:t>
      </w:r>
      <w:proofErr w:type="spellStart"/>
      <w:r w:rsidRPr="00361007">
        <w:t>k|n</w:t>
      </w:r>
      <w:proofErr w:type="spellEnd"/>
      <w:r w:rsidRPr="00361007">
        <w:t>) × 가중치 × 할인율]</w:t>
      </w:r>
    </w:p>
    <w:p w14:paraId="741776EC" w14:textId="77777777" w:rsidR="00361007" w:rsidRPr="00361007" w:rsidRDefault="00361007" w:rsidP="00361007">
      <w:pPr>
        <w:numPr>
          <w:ilvl w:val="1"/>
          <w:numId w:val="136"/>
        </w:numPr>
      </w:pPr>
      <w:r w:rsidRPr="00361007">
        <w:t>점수 구간별 판단 (0–30: 통과, 31–60: 조건부, 61+: 제한적)</w:t>
      </w:r>
    </w:p>
    <w:p w14:paraId="433A1F9D" w14:textId="77777777" w:rsidR="00361007" w:rsidRPr="00361007" w:rsidRDefault="00361007" w:rsidP="00361007">
      <w:pPr>
        <w:numPr>
          <w:ilvl w:val="0"/>
          <w:numId w:val="136"/>
        </w:numPr>
      </w:pPr>
      <w:r w:rsidRPr="00361007">
        <w:rPr>
          <w:b/>
          <w:bCs/>
        </w:rPr>
        <w:t>3층: 실시간 투자 수요 기반 조정</w:t>
      </w:r>
    </w:p>
    <w:p w14:paraId="27DBA8D2" w14:textId="77777777" w:rsidR="00361007" w:rsidRPr="00361007" w:rsidRDefault="00361007" w:rsidP="00361007">
      <w:pPr>
        <w:numPr>
          <w:ilvl w:val="1"/>
          <w:numId w:val="136"/>
        </w:numPr>
      </w:pPr>
      <w:proofErr w:type="spellStart"/>
      <w:r w:rsidRPr="00361007">
        <w:t>투자풀</w:t>
      </w:r>
      <w:proofErr w:type="spellEnd"/>
      <w:r w:rsidRPr="00361007">
        <w:t xml:space="preserve"> 내 수요 확인 → 조건 실시간 조정</w:t>
      </w:r>
    </w:p>
    <w:p w14:paraId="30E85183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4.2 조건부 자격 5단계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3888"/>
      </w:tblGrid>
      <w:tr w:rsidR="00361007" w:rsidRPr="00361007" w14:paraId="2B0BBEEE" w14:textId="77777777" w:rsidTr="00361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BE488" w14:textId="77777777" w:rsidR="00361007" w:rsidRPr="00361007" w:rsidRDefault="00361007" w:rsidP="00361007">
            <w:pPr>
              <w:rPr>
                <w:b/>
                <w:bCs/>
              </w:rPr>
            </w:pPr>
            <w:r w:rsidRPr="00361007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0CB1C5C" w14:textId="77777777" w:rsidR="00361007" w:rsidRPr="00361007" w:rsidRDefault="00361007" w:rsidP="00361007">
            <w:pPr>
              <w:rPr>
                <w:b/>
                <w:bCs/>
              </w:rPr>
            </w:pPr>
            <w:r w:rsidRPr="00361007">
              <w:rPr>
                <w:b/>
                <w:bCs/>
              </w:rPr>
              <w:t>조건 예시</w:t>
            </w:r>
          </w:p>
        </w:tc>
      </w:tr>
      <w:tr w:rsidR="00361007" w:rsidRPr="00361007" w14:paraId="109153C9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86B34" w14:textId="77777777" w:rsidR="00361007" w:rsidRPr="00361007" w:rsidRDefault="00361007" w:rsidP="00361007">
            <w:r w:rsidRPr="00361007">
              <w:t>1</w:t>
            </w:r>
          </w:p>
        </w:tc>
        <w:tc>
          <w:tcPr>
            <w:tcW w:w="0" w:type="auto"/>
            <w:vAlign w:val="center"/>
            <w:hideMark/>
          </w:tcPr>
          <w:p w14:paraId="64259350" w14:textId="77777777" w:rsidR="00361007" w:rsidRPr="00361007" w:rsidRDefault="00361007" w:rsidP="00361007">
            <w:r w:rsidRPr="00361007">
              <w:t>모니터링 강화 (주1 보고, 변경 알림)</w:t>
            </w:r>
          </w:p>
        </w:tc>
      </w:tr>
      <w:tr w:rsidR="00361007" w:rsidRPr="00361007" w14:paraId="3DD06452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F2D4" w14:textId="77777777" w:rsidR="00361007" w:rsidRPr="00361007" w:rsidRDefault="00361007" w:rsidP="00361007">
            <w:r w:rsidRPr="00361007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D3B7A52" w14:textId="77777777" w:rsidR="00361007" w:rsidRPr="00361007" w:rsidRDefault="00361007" w:rsidP="00361007">
            <w:r w:rsidRPr="00361007">
              <w:t>담보/보증 설정 (LTV 70%)</w:t>
            </w:r>
          </w:p>
        </w:tc>
      </w:tr>
      <w:tr w:rsidR="00361007" w:rsidRPr="00361007" w14:paraId="6CFBF10E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7108" w14:textId="77777777" w:rsidR="00361007" w:rsidRPr="00361007" w:rsidRDefault="00361007" w:rsidP="00361007">
            <w:r w:rsidRPr="00361007">
              <w:t>3</w:t>
            </w:r>
          </w:p>
        </w:tc>
        <w:tc>
          <w:tcPr>
            <w:tcW w:w="0" w:type="auto"/>
            <w:vAlign w:val="center"/>
            <w:hideMark/>
          </w:tcPr>
          <w:p w14:paraId="2BEE388B" w14:textId="77777777" w:rsidR="00361007" w:rsidRPr="00361007" w:rsidRDefault="00361007" w:rsidP="00361007">
            <w:r w:rsidRPr="00361007">
              <w:t>분할 상환 의무화 (주 1회 또는 일할)</w:t>
            </w:r>
          </w:p>
        </w:tc>
      </w:tr>
      <w:tr w:rsidR="00361007" w:rsidRPr="00361007" w14:paraId="744B516F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87A5" w14:textId="77777777" w:rsidR="00361007" w:rsidRPr="00361007" w:rsidRDefault="00361007" w:rsidP="00361007">
            <w:r w:rsidRPr="00361007">
              <w:t>4</w:t>
            </w:r>
          </w:p>
        </w:tc>
        <w:tc>
          <w:tcPr>
            <w:tcW w:w="0" w:type="auto"/>
            <w:vAlign w:val="center"/>
            <w:hideMark/>
          </w:tcPr>
          <w:p w14:paraId="0A6F8B9A" w14:textId="77777777" w:rsidR="00361007" w:rsidRPr="00361007" w:rsidRDefault="00361007" w:rsidP="00361007">
            <w:r w:rsidRPr="00361007">
              <w:t>특수 투자자 매칭 (고위험 허용 풀)</w:t>
            </w:r>
          </w:p>
        </w:tc>
      </w:tr>
      <w:tr w:rsidR="00361007" w:rsidRPr="00361007" w14:paraId="6A82E962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FFBE6" w14:textId="77777777" w:rsidR="00361007" w:rsidRPr="00361007" w:rsidRDefault="00361007" w:rsidP="00361007">
            <w:r w:rsidRPr="00361007">
              <w:t>5</w:t>
            </w:r>
          </w:p>
        </w:tc>
        <w:tc>
          <w:tcPr>
            <w:tcW w:w="0" w:type="auto"/>
            <w:vAlign w:val="center"/>
            <w:hideMark/>
          </w:tcPr>
          <w:p w14:paraId="30EF61AD" w14:textId="77777777" w:rsidR="00361007" w:rsidRPr="00361007" w:rsidRDefault="00361007" w:rsidP="00361007">
            <w:r w:rsidRPr="00361007">
              <w:t>사회적 필요 인정 (의료비, 생계비 등)</w:t>
            </w:r>
          </w:p>
        </w:tc>
      </w:tr>
    </w:tbl>
    <w:p w14:paraId="3B405601" w14:textId="77777777" w:rsidR="00361007" w:rsidRPr="00361007" w:rsidRDefault="00361007" w:rsidP="00361007">
      <w:r w:rsidRPr="00361007">
        <w:pict w14:anchorId="48DA89FC">
          <v:rect id="_x0000_i1640" style="width:0;height:1.5pt" o:hralign="center" o:hrstd="t" o:hr="t" fillcolor="#a0a0a0" stroked="f"/>
        </w:pict>
      </w:r>
    </w:p>
    <w:p w14:paraId="2E303271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Phase 5. 한도·기간·금리 통합 설계</w:t>
      </w:r>
    </w:p>
    <w:p w14:paraId="0A0BD6DF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5.1 한도 산정 공식</w:t>
      </w:r>
    </w:p>
    <w:p w14:paraId="033ED6DF" w14:textId="77777777" w:rsidR="00361007" w:rsidRPr="00361007" w:rsidRDefault="00361007" w:rsidP="00361007">
      <w:proofErr w:type="spellStart"/>
      <w:r w:rsidRPr="00361007">
        <w:t>sql</w:t>
      </w:r>
      <w:proofErr w:type="spellEnd"/>
    </w:p>
    <w:p w14:paraId="1CC5E2C9" w14:textId="77777777" w:rsidR="00361007" w:rsidRPr="00361007" w:rsidRDefault="00361007" w:rsidP="00361007">
      <w:r w:rsidRPr="00361007">
        <w:t>복사편집</w:t>
      </w:r>
    </w:p>
    <w:p w14:paraId="6E99EE38" w14:textId="77777777" w:rsidR="00361007" w:rsidRPr="00361007" w:rsidRDefault="00361007" w:rsidP="00361007">
      <w:r w:rsidRPr="00361007">
        <w:t>기본 한도 = (</w:t>
      </w:r>
      <w:proofErr w:type="spellStart"/>
      <w:r w:rsidRPr="00361007">
        <w:t>월소득</w:t>
      </w:r>
      <w:proofErr w:type="spellEnd"/>
      <w:r w:rsidRPr="00361007">
        <w:t xml:space="preserve"> - 필수지출 - 기존부채상환액) × 0.8 × 안전기간</w:t>
      </w:r>
    </w:p>
    <w:p w14:paraId="2254C9D7" w14:textId="77777777" w:rsidR="00361007" w:rsidRPr="00361007" w:rsidRDefault="00361007" w:rsidP="00361007">
      <w:r w:rsidRPr="00361007">
        <w:t xml:space="preserve">최종 한도 = Min(기본 한도, </w:t>
      </w:r>
      <w:proofErr w:type="spellStart"/>
      <w:r w:rsidRPr="00361007">
        <w:t>투자풀</w:t>
      </w:r>
      <w:proofErr w:type="spellEnd"/>
      <w:r w:rsidRPr="00361007">
        <w:t xml:space="preserve"> 가능금액, 규제 상한)</w:t>
      </w:r>
    </w:p>
    <w:p w14:paraId="29CFFB5F" w14:textId="77777777" w:rsidR="00361007" w:rsidRPr="00361007" w:rsidRDefault="00361007" w:rsidP="00361007">
      <w:pPr>
        <w:numPr>
          <w:ilvl w:val="0"/>
          <w:numId w:val="137"/>
        </w:numPr>
      </w:pPr>
      <w:r w:rsidRPr="00361007">
        <w:t>안전기간은 연체확률 상승 이전 구간을 기반</w:t>
      </w:r>
    </w:p>
    <w:p w14:paraId="2AEB432E" w14:textId="77777777" w:rsidR="00361007" w:rsidRPr="00361007" w:rsidRDefault="00361007" w:rsidP="00361007">
      <w:pPr>
        <w:numPr>
          <w:ilvl w:val="0"/>
          <w:numId w:val="137"/>
        </w:numPr>
      </w:pPr>
      <w:r w:rsidRPr="00361007">
        <w:t>투자 가능 규모는 포트폴리오 집중도·투자자 수요 기반</w:t>
      </w:r>
    </w:p>
    <w:p w14:paraId="1E7D031F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5.2 금리 산정 구조</w:t>
      </w:r>
    </w:p>
    <w:p w14:paraId="3CED73B6" w14:textId="77777777" w:rsidR="00361007" w:rsidRPr="00361007" w:rsidRDefault="00361007" w:rsidP="00361007">
      <w:proofErr w:type="spellStart"/>
      <w:r w:rsidRPr="00361007">
        <w:t>perl</w:t>
      </w:r>
      <w:proofErr w:type="spellEnd"/>
    </w:p>
    <w:p w14:paraId="7C7CD079" w14:textId="77777777" w:rsidR="00361007" w:rsidRPr="00361007" w:rsidRDefault="00361007" w:rsidP="00361007">
      <w:r w:rsidRPr="00361007">
        <w:t>복사편집</w:t>
      </w:r>
    </w:p>
    <w:p w14:paraId="5B56BD79" w14:textId="77777777" w:rsidR="00361007" w:rsidRPr="00361007" w:rsidRDefault="00361007" w:rsidP="00361007">
      <w:r w:rsidRPr="00361007">
        <w:t xml:space="preserve">금리 = 기준금리 + </w:t>
      </w:r>
      <w:proofErr w:type="spellStart"/>
      <w:r w:rsidRPr="00361007">
        <w:t>위험프리미엄</w:t>
      </w:r>
      <w:proofErr w:type="spellEnd"/>
      <w:r w:rsidRPr="00361007">
        <w:t xml:space="preserve"> ± 시장조정폭 (±1.5%p)</w:t>
      </w:r>
    </w:p>
    <w:p w14:paraId="29AFAD31" w14:textId="77777777" w:rsidR="00361007" w:rsidRPr="00361007" w:rsidRDefault="00361007" w:rsidP="00361007">
      <w:pPr>
        <w:numPr>
          <w:ilvl w:val="0"/>
          <w:numId w:val="138"/>
        </w:numPr>
      </w:pPr>
      <w:r w:rsidRPr="00361007">
        <w:t>투자 수요가 몰리면 금리 하향 조정</w:t>
      </w:r>
    </w:p>
    <w:p w14:paraId="5393E94C" w14:textId="77777777" w:rsidR="00361007" w:rsidRPr="00361007" w:rsidRDefault="00361007" w:rsidP="00361007">
      <w:pPr>
        <w:numPr>
          <w:ilvl w:val="0"/>
          <w:numId w:val="138"/>
        </w:numPr>
      </w:pPr>
      <w:r w:rsidRPr="00361007">
        <w:t>수요 부족 시 금리 상향, 보증 옵션 부여</w:t>
      </w:r>
    </w:p>
    <w:p w14:paraId="6C69E0CC" w14:textId="77777777" w:rsidR="00361007" w:rsidRPr="00361007" w:rsidRDefault="00361007" w:rsidP="00361007">
      <w:pPr>
        <w:numPr>
          <w:ilvl w:val="0"/>
          <w:numId w:val="138"/>
        </w:numPr>
      </w:pPr>
      <w:r w:rsidRPr="00361007">
        <w:t>금리 변동폭 제한, 변동 주기 제한(예: 주 1회) 등도 포함</w:t>
      </w:r>
    </w:p>
    <w:p w14:paraId="34E1EA4C" w14:textId="77777777" w:rsidR="00361007" w:rsidRPr="00361007" w:rsidRDefault="00361007" w:rsidP="00361007">
      <w:r w:rsidRPr="00361007">
        <w:pict w14:anchorId="02EC73B3">
          <v:rect id="_x0000_i1641" style="width:0;height:1.5pt" o:hralign="center" o:hrstd="t" o:hr="t" fillcolor="#a0a0a0" stroked="f"/>
        </w:pict>
      </w:r>
    </w:p>
    <w:p w14:paraId="59E62692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Phase 6. 실시간 투자자-차주 매칭 시스템</w:t>
      </w:r>
    </w:p>
    <w:p w14:paraId="6D629B62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6.1 양방향 매칭 메커니즘</w:t>
      </w:r>
    </w:p>
    <w:p w14:paraId="7AEFF177" w14:textId="77777777" w:rsidR="00361007" w:rsidRPr="00361007" w:rsidRDefault="00361007" w:rsidP="00361007">
      <w:pPr>
        <w:numPr>
          <w:ilvl w:val="0"/>
          <w:numId w:val="139"/>
        </w:numPr>
      </w:pPr>
      <w:r w:rsidRPr="00361007">
        <w:t>차주 조건을 기반으로 투자자 풀 탐색</w:t>
      </w:r>
    </w:p>
    <w:p w14:paraId="620F4D9A" w14:textId="77777777" w:rsidR="00361007" w:rsidRPr="00361007" w:rsidRDefault="00361007" w:rsidP="00361007">
      <w:pPr>
        <w:numPr>
          <w:ilvl w:val="0"/>
          <w:numId w:val="139"/>
        </w:numPr>
      </w:pPr>
      <w:r w:rsidRPr="00361007">
        <w:lastRenderedPageBreak/>
        <w:t>투자자 선호에 따라 금리, 기간 일부 자동 조정</w:t>
      </w:r>
    </w:p>
    <w:p w14:paraId="0020F207" w14:textId="77777777" w:rsidR="00361007" w:rsidRPr="00361007" w:rsidRDefault="00361007" w:rsidP="00361007">
      <w:pPr>
        <w:numPr>
          <w:ilvl w:val="0"/>
          <w:numId w:val="139"/>
        </w:numPr>
      </w:pPr>
      <w:r w:rsidRPr="00361007">
        <w:t xml:space="preserve">매칭 실패 시 조건 재조정 또는 </w:t>
      </w:r>
      <w:proofErr w:type="spellStart"/>
      <w:r w:rsidRPr="00361007">
        <w:t>대기열</w:t>
      </w:r>
      <w:proofErr w:type="spellEnd"/>
      <w:r w:rsidRPr="00361007">
        <w:t xml:space="preserve"> 등록</w:t>
      </w:r>
    </w:p>
    <w:p w14:paraId="0AF1AB4C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6.2 투자자 보호 장치</w:t>
      </w:r>
    </w:p>
    <w:p w14:paraId="7445314A" w14:textId="77777777" w:rsidR="00361007" w:rsidRPr="00361007" w:rsidRDefault="00361007" w:rsidP="00361007">
      <w:pPr>
        <w:numPr>
          <w:ilvl w:val="0"/>
          <w:numId w:val="140"/>
        </w:numPr>
      </w:pPr>
      <w:r w:rsidRPr="00361007">
        <w:t>고위험 투자 비중 제한 (포트폴리오 기준)</w:t>
      </w:r>
    </w:p>
    <w:p w14:paraId="1D80D252" w14:textId="77777777" w:rsidR="00361007" w:rsidRPr="00361007" w:rsidRDefault="00361007" w:rsidP="00361007">
      <w:pPr>
        <w:numPr>
          <w:ilvl w:val="0"/>
          <w:numId w:val="140"/>
        </w:numPr>
      </w:pPr>
      <w:r w:rsidRPr="00361007">
        <w:t>투자자 별 노출 한도 설정 (ex. 보유 자산의 10%)</w:t>
      </w:r>
    </w:p>
    <w:p w14:paraId="72115473" w14:textId="77777777" w:rsidR="00361007" w:rsidRPr="00361007" w:rsidRDefault="00361007" w:rsidP="00361007">
      <w:pPr>
        <w:numPr>
          <w:ilvl w:val="0"/>
          <w:numId w:val="140"/>
        </w:numPr>
      </w:pPr>
      <w:r w:rsidRPr="00361007">
        <w:t>상품 다변화 및 분산 권고 시스템 탑재</w:t>
      </w:r>
    </w:p>
    <w:p w14:paraId="1DE1B69E" w14:textId="77777777" w:rsidR="00361007" w:rsidRPr="00361007" w:rsidRDefault="00361007" w:rsidP="00361007">
      <w:r w:rsidRPr="00361007">
        <w:pict w14:anchorId="441F43C3">
          <v:rect id="_x0000_i1642" style="width:0;height:1.5pt" o:hralign="center" o:hrstd="t" o:hr="t" fillcolor="#a0a0a0" stroked="f"/>
        </w:pict>
      </w:r>
    </w:p>
    <w:p w14:paraId="7727822B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Phase 7. 리스크 관리 및 운영 체계</w:t>
      </w:r>
    </w:p>
    <w:p w14:paraId="41B9A35B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7.1 리스크 통합 관리</w:t>
      </w:r>
    </w:p>
    <w:p w14:paraId="09BCBE17" w14:textId="77777777" w:rsidR="00361007" w:rsidRPr="00361007" w:rsidRDefault="00361007" w:rsidP="00361007">
      <w:pPr>
        <w:numPr>
          <w:ilvl w:val="0"/>
          <w:numId w:val="141"/>
        </w:numPr>
      </w:pPr>
      <w:proofErr w:type="spellStart"/>
      <w:r w:rsidRPr="00361007">
        <w:rPr>
          <w:b/>
          <w:bCs/>
        </w:rPr>
        <w:t>신용리스크</w:t>
      </w:r>
      <w:proofErr w:type="spellEnd"/>
      <w:r w:rsidRPr="00361007">
        <w:t>: 66개 확률 기반 예측 + 조건부 통제</w:t>
      </w:r>
    </w:p>
    <w:p w14:paraId="28D53EA4" w14:textId="77777777" w:rsidR="00361007" w:rsidRPr="00361007" w:rsidRDefault="00361007" w:rsidP="00361007">
      <w:pPr>
        <w:numPr>
          <w:ilvl w:val="0"/>
          <w:numId w:val="141"/>
        </w:numPr>
      </w:pPr>
      <w:r w:rsidRPr="00361007">
        <w:rPr>
          <w:b/>
          <w:bCs/>
        </w:rPr>
        <w:t>유동성 리스크</w:t>
      </w:r>
      <w:r w:rsidRPr="00361007">
        <w:t>: 투자자 수요 기반 공급 예측 시스템</w:t>
      </w:r>
    </w:p>
    <w:p w14:paraId="17D0DB98" w14:textId="77777777" w:rsidR="00361007" w:rsidRPr="00361007" w:rsidRDefault="00361007" w:rsidP="00361007">
      <w:pPr>
        <w:numPr>
          <w:ilvl w:val="0"/>
          <w:numId w:val="141"/>
        </w:numPr>
      </w:pPr>
      <w:r w:rsidRPr="00361007">
        <w:rPr>
          <w:b/>
          <w:bCs/>
        </w:rPr>
        <w:t>운영 리스크</w:t>
      </w:r>
      <w:r w:rsidRPr="00361007">
        <w:t>: 자동화 심사 시스템 + 예외 검토 시스템</w:t>
      </w:r>
    </w:p>
    <w:p w14:paraId="42850AAB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7.2 실시간 모니터링 및 조기경보</w:t>
      </w:r>
    </w:p>
    <w:p w14:paraId="04F721A9" w14:textId="77777777" w:rsidR="00361007" w:rsidRPr="00361007" w:rsidRDefault="00361007" w:rsidP="00361007">
      <w:pPr>
        <w:numPr>
          <w:ilvl w:val="0"/>
          <w:numId w:val="142"/>
        </w:numPr>
      </w:pPr>
      <w:r w:rsidRPr="00361007">
        <w:t>개인 차주 모니터링: 상환 이력, 소득변화, 앱 반응 등</w:t>
      </w:r>
    </w:p>
    <w:p w14:paraId="17D2F437" w14:textId="77777777" w:rsidR="00361007" w:rsidRPr="00361007" w:rsidRDefault="00361007" w:rsidP="00361007">
      <w:pPr>
        <w:numPr>
          <w:ilvl w:val="0"/>
          <w:numId w:val="142"/>
        </w:numPr>
      </w:pPr>
      <w:r w:rsidRPr="00361007">
        <w:t xml:space="preserve">포트폴리오 레벨 관리: 위험 집중도, </w:t>
      </w:r>
      <w:proofErr w:type="spellStart"/>
      <w:r w:rsidRPr="00361007">
        <w:t>연체율</w:t>
      </w:r>
      <w:proofErr w:type="spellEnd"/>
      <w:r w:rsidRPr="00361007">
        <w:t xml:space="preserve"> 트렌드</w:t>
      </w:r>
    </w:p>
    <w:p w14:paraId="12EF8EB7" w14:textId="77777777" w:rsidR="00361007" w:rsidRPr="00361007" w:rsidRDefault="00361007" w:rsidP="00361007">
      <w:pPr>
        <w:numPr>
          <w:ilvl w:val="0"/>
          <w:numId w:val="142"/>
        </w:numPr>
      </w:pPr>
      <w:r w:rsidRPr="00361007">
        <w:t>레벨 1~4 조기경보 체계: 대응 매뉴얼 포함</w:t>
      </w:r>
    </w:p>
    <w:p w14:paraId="0B42C6D2" w14:textId="77777777" w:rsidR="00361007" w:rsidRPr="00361007" w:rsidRDefault="00361007" w:rsidP="00361007">
      <w:r w:rsidRPr="00361007">
        <w:pict w14:anchorId="7E777059">
          <v:rect id="_x0000_i1643" style="width:0;height:1.5pt" o:hralign="center" o:hrstd="t" o:hr="t" fillcolor="#a0a0a0" stroked="f"/>
        </w:pict>
      </w:r>
    </w:p>
    <w:p w14:paraId="1BD20C94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Phase 8. 사회적 책임과 ESG 연계</w:t>
      </w:r>
    </w:p>
    <w:p w14:paraId="64395CA2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8.1 금융 포용성 확대</w:t>
      </w:r>
    </w:p>
    <w:p w14:paraId="07A3AF03" w14:textId="77777777" w:rsidR="00361007" w:rsidRPr="00361007" w:rsidRDefault="00361007" w:rsidP="00361007">
      <w:pPr>
        <w:numPr>
          <w:ilvl w:val="0"/>
          <w:numId w:val="143"/>
        </w:numPr>
      </w:pPr>
      <w:r w:rsidRPr="00361007">
        <w:t>신용불량자, 서민층 대상 조건부 자격 제도 확대</w:t>
      </w:r>
    </w:p>
    <w:p w14:paraId="2D7DB8BE" w14:textId="77777777" w:rsidR="00361007" w:rsidRPr="00361007" w:rsidRDefault="00361007" w:rsidP="00361007">
      <w:pPr>
        <w:numPr>
          <w:ilvl w:val="0"/>
          <w:numId w:val="143"/>
        </w:numPr>
      </w:pPr>
      <w:r w:rsidRPr="00361007">
        <w:t>정부 기관 연계 (서민금융진흥원, 보증재단 등)</w:t>
      </w:r>
    </w:p>
    <w:p w14:paraId="4B2522C5" w14:textId="77777777" w:rsidR="00361007" w:rsidRPr="00361007" w:rsidRDefault="00361007" w:rsidP="00361007">
      <w:pPr>
        <w:numPr>
          <w:ilvl w:val="0"/>
          <w:numId w:val="143"/>
        </w:numPr>
      </w:pPr>
      <w:r w:rsidRPr="00361007">
        <w:t>사회적 필요자금 (의료, 교육, 생계 등) 우선 고려</w:t>
      </w:r>
    </w:p>
    <w:p w14:paraId="6AB3BFEC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8.2 ESG 기준 내재화</w:t>
      </w:r>
    </w:p>
    <w:p w14:paraId="0CD6B135" w14:textId="77777777" w:rsidR="00361007" w:rsidRPr="00361007" w:rsidRDefault="00361007" w:rsidP="00361007">
      <w:pPr>
        <w:numPr>
          <w:ilvl w:val="0"/>
          <w:numId w:val="144"/>
        </w:numPr>
      </w:pPr>
      <w:r w:rsidRPr="00361007">
        <w:t>환경(E): 페이퍼리스, 디지털 심사</w:t>
      </w:r>
    </w:p>
    <w:p w14:paraId="2358E405" w14:textId="77777777" w:rsidR="00361007" w:rsidRPr="00361007" w:rsidRDefault="00361007" w:rsidP="00361007">
      <w:pPr>
        <w:numPr>
          <w:ilvl w:val="0"/>
          <w:numId w:val="144"/>
        </w:numPr>
      </w:pPr>
      <w:r w:rsidRPr="00361007">
        <w:t>사회(S): 포용성, 신용 회복 프로그램</w:t>
      </w:r>
    </w:p>
    <w:p w14:paraId="24305C46" w14:textId="77777777" w:rsidR="00361007" w:rsidRPr="00361007" w:rsidRDefault="00361007" w:rsidP="00361007">
      <w:pPr>
        <w:numPr>
          <w:ilvl w:val="0"/>
          <w:numId w:val="144"/>
        </w:numPr>
      </w:pPr>
      <w:r w:rsidRPr="00361007">
        <w:lastRenderedPageBreak/>
        <w:t>지배구조(G): 투명 수수료, 공정 심사, 외부 감시체계</w:t>
      </w:r>
    </w:p>
    <w:p w14:paraId="6E50B5B4" w14:textId="77777777" w:rsidR="00361007" w:rsidRPr="00361007" w:rsidRDefault="00361007" w:rsidP="00361007">
      <w:r w:rsidRPr="00361007">
        <w:pict w14:anchorId="471DF560">
          <v:rect id="_x0000_i1644" style="width:0;height:1.5pt" o:hralign="center" o:hrstd="t" o:hr="t" fillcolor="#a0a0a0" stroked="f"/>
        </w:pict>
      </w:r>
    </w:p>
    <w:p w14:paraId="2957B726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Phase 9. 기술적 구현과 운영 로드맵</w:t>
      </w:r>
    </w:p>
    <w:p w14:paraId="2519F0EB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9.1 시스템 설계 요건</w:t>
      </w:r>
    </w:p>
    <w:p w14:paraId="6F3C1F1D" w14:textId="77777777" w:rsidR="00361007" w:rsidRPr="00361007" w:rsidRDefault="00361007" w:rsidP="00361007">
      <w:pPr>
        <w:numPr>
          <w:ilvl w:val="0"/>
          <w:numId w:val="145"/>
        </w:numPr>
      </w:pPr>
      <w:r w:rsidRPr="00361007">
        <w:t>자동화 모듈: 자격심사, 한도산정, 투자 매칭</w:t>
      </w:r>
    </w:p>
    <w:p w14:paraId="7082A121" w14:textId="77777777" w:rsidR="00361007" w:rsidRPr="00361007" w:rsidRDefault="00361007" w:rsidP="00361007">
      <w:pPr>
        <w:numPr>
          <w:ilvl w:val="0"/>
          <w:numId w:val="145"/>
        </w:numPr>
      </w:pPr>
      <w:r w:rsidRPr="00361007">
        <w:t xml:space="preserve">데이터 연동: </w:t>
      </w:r>
      <w:proofErr w:type="spellStart"/>
      <w:r w:rsidRPr="00361007">
        <w:t>MyData</w:t>
      </w:r>
      <w:proofErr w:type="spellEnd"/>
      <w:r w:rsidRPr="00361007">
        <w:t xml:space="preserve">, </w:t>
      </w:r>
      <w:proofErr w:type="spellStart"/>
      <w:r w:rsidRPr="00361007">
        <w:t>오픈뱅킹</w:t>
      </w:r>
      <w:proofErr w:type="spellEnd"/>
      <w:r w:rsidRPr="00361007">
        <w:t>, CB 데이터 API</w:t>
      </w:r>
    </w:p>
    <w:p w14:paraId="5E6C6A18" w14:textId="77777777" w:rsidR="00361007" w:rsidRPr="00361007" w:rsidRDefault="00361007" w:rsidP="00361007">
      <w:pPr>
        <w:numPr>
          <w:ilvl w:val="0"/>
          <w:numId w:val="145"/>
        </w:numPr>
      </w:pPr>
      <w:r w:rsidRPr="00361007">
        <w:t>예외 처리: 조건부 자격 승인위원회 운영</w:t>
      </w:r>
    </w:p>
    <w:p w14:paraId="002F0559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9.2 로드맵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4800"/>
      </w:tblGrid>
      <w:tr w:rsidR="00361007" w:rsidRPr="00361007" w14:paraId="2ECAF633" w14:textId="77777777" w:rsidTr="00361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CC6A7" w14:textId="77777777" w:rsidR="00361007" w:rsidRPr="00361007" w:rsidRDefault="00361007" w:rsidP="00361007">
            <w:pPr>
              <w:rPr>
                <w:b/>
                <w:bCs/>
              </w:rPr>
            </w:pPr>
            <w:r w:rsidRPr="00361007">
              <w:rPr>
                <w:b/>
                <w:bCs/>
              </w:rPr>
              <w:t>시기</w:t>
            </w:r>
          </w:p>
        </w:tc>
        <w:tc>
          <w:tcPr>
            <w:tcW w:w="0" w:type="auto"/>
            <w:vAlign w:val="center"/>
            <w:hideMark/>
          </w:tcPr>
          <w:p w14:paraId="648DCBA9" w14:textId="77777777" w:rsidR="00361007" w:rsidRPr="00361007" w:rsidRDefault="00361007" w:rsidP="00361007">
            <w:pPr>
              <w:rPr>
                <w:b/>
                <w:bCs/>
              </w:rPr>
            </w:pPr>
            <w:r w:rsidRPr="00361007">
              <w:rPr>
                <w:b/>
                <w:bCs/>
              </w:rPr>
              <w:t>내용</w:t>
            </w:r>
          </w:p>
        </w:tc>
      </w:tr>
      <w:tr w:rsidR="00361007" w:rsidRPr="00361007" w14:paraId="04CC63BE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DA45" w14:textId="77777777" w:rsidR="00361007" w:rsidRPr="00361007" w:rsidRDefault="00361007" w:rsidP="00361007">
            <w:r w:rsidRPr="00361007">
              <w:t>0~6개월</w:t>
            </w:r>
          </w:p>
        </w:tc>
        <w:tc>
          <w:tcPr>
            <w:tcW w:w="0" w:type="auto"/>
            <w:vAlign w:val="center"/>
            <w:hideMark/>
          </w:tcPr>
          <w:p w14:paraId="1AE95772" w14:textId="77777777" w:rsidR="00361007" w:rsidRPr="00361007" w:rsidRDefault="00361007" w:rsidP="00361007">
            <w:r w:rsidRPr="00361007">
              <w:t>66개 확률 모델 개발, 자동심사 엔진 구축</w:t>
            </w:r>
          </w:p>
        </w:tc>
      </w:tr>
      <w:tr w:rsidR="00361007" w:rsidRPr="00361007" w14:paraId="1A88AEA6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B33C3" w14:textId="77777777" w:rsidR="00361007" w:rsidRPr="00361007" w:rsidRDefault="00361007" w:rsidP="00361007">
            <w:r w:rsidRPr="00361007">
              <w:t>6~12개월</w:t>
            </w:r>
          </w:p>
        </w:tc>
        <w:tc>
          <w:tcPr>
            <w:tcW w:w="0" w:type="auto"/>
            <w:vAlign w:val="center"/>
            <w:hideMark/>
          </w:tcPr>
          <w:p w14:paraId="1E9D7B1C" w14:textId="77777777" w:rsidR="00361007" w:rsidRPr="00361007" w:rsidRDefault="00361007" w:rsidP="00361007">
            <w:r w:rsidRPr="00361007">
              <w:t>투자자 매칭 시스템, 조건부 자격 운영 개시</w:t>
            </w:r>
          </w:p>
        </w:tc>
      </w:tr>
      <w:tr w:rsidR="00361007" w:rsidRPr="00361007" w14:paraId="543C8934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0E91B" w14:textId="77777777" w:rsidR="00361007" w:rsidRPr="00361007" w:rsidRDefault="00361007" w:rsidP="00361007">
            <w:r w:rsidRPr="00361007">
              <w:t>12~24개월</w:t>
            </w:r>
          </w:p>
        </w:tc>
        <w:tc>
          <w:tcPr>
            <w:tcW w:w="0" w:type="auto"/>
            <w:vAlign w:val="center"/>
            <w:hideMark/>
          </w:tcPr>
          <w:p w14:paraId="201B5946" w14:textId="77777777" w:rsidR="00361007" w:rsidRPr="00361007" w:rsidRDefault="00361007" w:rsidP="00361007">
            <w:r w:rsidRPr="00361007">
              <w:t xml:space="preserve">고도화 모델 도입 (AI), </w:t>
            </w:r>
            <w:proofErr w:type="spellStart"/>
            <w:r w:rsidRPr="00361007">
              <w:t>오픈뱅킹</w:t>
            </w:r>
            <w:proofErr w:type="spellEnd"/>
            <w:r w:rsidRPr="00361007">
              <w:t>·블록체인 연계</w:t>
            </w:r>
          </w:p>
        </w:tc>
      </w:tr>
    </w:tbl>
    <w:p w14:paraId="31686144" w14:textId="77777777" w:rsidR="00361007" w:rsidRPr="00361007" w:rsidRDefault="00361007" w:rsidP="00361007">
      <w:r w:rsidRPr="00361007">
        <w:pict w14:anchorId="635B4534">
          <v:rect id="_x0000_i1645" style="width:0;height:1.5pt" o:hralign="center" o:hrstd="t" o:hr="t" fillcolor="#a0a0a0" stroked="f"/>
        </w:pict>
      </w:r>
    </w:p>
    <w:p w14:paraId="0C682B39" w14:textId="77777777" w:rsidR="00361007" w:rsidRPr="00361007" w:rsidRDefault="00361007" w:rsidP="00361007">
      <w:pPr>
        <w:rPr>
          <w:b/>
          <w:bCs/>
        </w:rPr>
      </w:pPr>
      <w:r w:rsidRPr="00361007">
        <w:rPr>
          <w:rFonts w:ascii="Segoe UI Emoji" w:hAnsi="Segoe UI Emoji" w:cs="Segoe UI Emoji"/>
          <w:b/>
          <w:bCs/>
        </w:rPr>
        <w:t>📌</w:t>
      </w:r>
      <w:r w:rsidRPr="00361007">
        <w:rPr>
          <w:b/>
          <w:bCs/>
        </w:rPr>
        <w:t xml:space="preserve"> 최종 결론: 단일상품 기반 P2P 신용대출의 미래형 모델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955"/>
        <w:gridCol w:w="3754"/>
      </w:tblGrid>
      <w:tr w:rsidR="00361007" w:rsidRPr="00361007" w14:paraId="2BA1A2B3" w14:textId="77777777" w:rsidTr="00361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EE20E" w14:textId="77777777" w:rsidR="00361007" w:rsidRPr="00361007" w:rsidRDefault="00361007" w:rsidP="00361007">
            <w:pPr>
              <w:rPr>
                <w:b/>
                <w:bCs/>
              </w:rPr>
            </w:pPr>
            <w:r w:rsidRPr="0036100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442FD57" w14:textId="77777777" w:rsidR="00361007" w:rsidRPr="00361007" w:rsidRDefault="00361007" w:rsidP="00361007">
            <w:pPr>
              <w:rPr>
                <w:b/>
                <w:bCs/>
              </w:rPr>
            </w:pPr>
            <w:r w:rsidRPr="00361007">
              <w:rPr>
                <w:b/>
                <w:bCs/>
              </w:rPr>
              <w:t>기존 방식</w:t>
            </w:r>
          </w:p>
        </w:tc>
        <w:tc>
          <w:tcPr>
            <w:tcW w:w="0" w:type="auto"/>
            <w:vAlign w:val="center"/>
            <w:hideMark/>
          </w:tcPr>
          <w:p w14:paraId="28FDCCAC" w14:textId="77777777" w:rsidR="00361007" w:rsidRPr="00361007" w:rsidRDefault="00361007" w:rsidP="00361007">
            <w:pPr>
              <w:rPr>
                <w:b/>
                <w:bCs/>
              </w:rPr>
            </w:pPr>
            <w:r w:rsidRPr="00361007">
              <w:rPr>
                <w:b/>
                <w:bCs/>
              </w:rPr>
              <w:t>제안된 방식</w:t>
            </w:r>
          </w:p>
        </w:tc>
      </w:tr>
      <w:tr w:rsidR="00361007" w:rsidRPr="00361007" w14:paraId="73279B22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B7A0D" w14:textId="77777777" w:rsidR="00361007" w:rsidRPr="00361007" w:rsidRDefault="00361007" w:rsidP="00361007">
            <w:r w:rsidRPr="00361007">
              <w:t>상품구조</w:t>
            </w:r>
          </w:p>
        </w:tc>
        <w:tc>
          <w:tcPr>
            <w:tcW w:w="0" w:type="auto"/>
            <w:vAlign w:val="center"/>
            <w:hideMark/>
          </w:tcPr>
          <w:p w14:paraId="4EB63A6F" w14:textId="77777777" w:rsidR="00361007" w:rsidRPr="00361007" w:rsidRDefault="00361007" w:rsidP="00361007">
            <w:r w:rsidRPr="00361007">
              <w:t xml:space="preserve">9개 고정 </w:t>
            </w:r>
            <w:proofErr w:type="spellStart"/>
            <w:r w:rsidRPr="00361007">
              <w:t>상품군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C9BF3" w14:textId="77777777" w:rsidR="00361007" w:rsidRPr="00361007" w:rsidRDefault="00361007" w:rsidP="00361007">
            <w:r w:rsidRPr="00361007">
              <w:t>단일상품 + 맞춤형 조건</w:t>
            </w:r>
          </w:p>
        </w:tc>
      </w:tr>
      <w:tr w:rsidR="00361007" w:rsidRPr="00361007" w14:paraId="0614EA91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749BB" w14:textId="77777777" w:rsidR="00361007" w:rsidRPr="00361007" w:rsidRDefault="00361007" w:rsidP="00361007">
            <w:r w:rsidRPr="00361007">
              <w:t>신용평가</w:t>
            </w:r>
          </w:p>
        </w:tc>
        <w:tc>
          <w:tcPr>
            <w:tcW w:w="0" w:type="auto"/>
            <w:vAlign w:val="center"/>
            <w:hideMark/>
          </w:tcPr>
          <w:p w14:paraId="685477CD" w14:textId="77777777" w:rsidR="00361007" w:rsidRPr="00361007" w:rsidRDefault="00361007" w:rsidP="00361007">
            <w:r w:rsidRPr="00361007">
              <w:t>등급 중심</w:t>
            </w:r>
          </w:p>
        </w:tc>
        <w:tc>
          <w:tcPr>
            <w:tcW w:w="0" w:type="auto"/>
            <w:vAlign w:val="center"/>
            <w:hideMark/>
          </w:tcPr>
          <w:p w14:paraId="0B84F0C2" w14:textId="77777777" w:rsidR="00361007" w:rsidRPr="00361007" w:rsidRDefault="00361007" w:rsidP="00361007">
            <w:r w:rsidRPr="00361007">
              <w:t>66개 연체확률 기반 리스크 곡선</w:t>
            </w:r>
          </w:p>
        </w:tc>
      </w:tr>
      <w:tr w:rsidR="00361007" w:rsidRPr="00361007" w14:paraId="2F6946B0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76F8" w14:textId="77777777" w:rsidR="00361007" w:rsidRPr="00361007" w:rsidRDefault="00361007" w:rsidP="00361007">
            <w:r w:rsidRPr="00361007">
              <w:t>한도설계</w:t>
            </w:r>
          </w:p>
        </w:tc>
        <w:tc>
          <w:tcPr>
            <w:tcW w:w="0" w:type="auto"/>
            <w:vAlign w:val="center"/>
            <w:hideMark/>
          </w:tcPr>
          <w:p w14:paraId="611BEE12" w14:textId="77777777" w:rsidR="00361007" w:rsidRPr="00361007" w:rsidRDefault="00361007" w:rsidP="00361007">
            <w:r w:rsidRPr="00361007">
              <w:t>정액제</w:t>
            </w:r>
          </w:p>
        </w:tc>
        <w:tc>
          <w:tcPr>
            <w:tcW w:w="0" w:type="auto"/>
            <w:vAlign w:val="center"/>
            <w:hideMark/>
          </w:tcPr>
          <w:p w14:paraId="07890AA0" w14:textId="77777777" w:rsidR="00361007" w:rsidRPr="00361007" w:rsidRDefault="00361007" w:rsidP="00361007">
            <w:r w:rsidRPr="00361007">
              <w:t>상환능력 기반 + 기간 최적화</w:t>
            </w:r>
          </w:p>
        </w:tc>
      </w:tr>
      <w:tr w:rsidR="00361007" w:rsidRPr="00361007" w14:paraId="4FD6E454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98801" w14:textId="77777777" w:rsidR="00361007" w:rsidRPr="00361007" w:rsidRDefault="00361007" w:rsidP="00361007">
            <w:r w:rsidRPr="00361007">
              <w:t>금리산정</w:t>
            </w:r>
          </w:p>
        </w:tc>
        <w:tc>
          <w:tcPr>
            <w:tcW w:w="0" w:type="auto"/>
            <w:vAlign w:val="center"/>
            <w:hideMark/>
          </w:tcPr>
          <w:p w14:paraId="727385CC" w14:textId="77777777" w:rsidR="00361007" w:rsidRPr="00361007" w:rsidRDefault="00361007" w:rsidP="00361007">
            <w:r w:rsidRPr="00361007">
              <w:t>고정 or 수동조정</w:t>
            </w:r>
          </w:p>
        </w:tc>
        <w:tc>
          <w:tcPr>
            <w:tcW w:w="0" w:type="auto"/>
            <w:vAlign w:val="center"/>
            <w:hideMark/>
          </w:tcPr>
          <w:p w14:paraId="54E0D1A1" w14:textId="77777777" w:rsidR="00361007" w:rsidRPr="00361007" w:rsidRDefault="00361007" w:rsidP="00361007">
            <w:proofErr w:type="spellStart"/>
            <w:r w:rsidRPr="00361007">
              <w:t>위험프리미엄</w:t>
            </w:r>
            <w:proofErr w:type="spellEnd"/>
            <w:r w:rsidRPr="00361007">
              <w:t xml:space="preserve"> + 시장조정 자동화</w:t>
            </w:r>
          </w:p>
        </w:tc>
      </w:tr>
      <w:tr w:rsidR="00361007" w:rsidRPr="00361007" w14:paraId="31386685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585D" w14:textId="77777777" w:rsidR="00361007" w:rsidRPr="00361007" w:rsidRDefault="00361007" w:rsidP="00361007">
            <w:proofErr w:type="spellStart"/>
            <w:r w:rsidRPr="00361007">
              <w:t>투자매칭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4A634" w14:textId="77777777" w:rsidR="00361007" w:rsidRPr="00361007" w:rsidRDefault="00361007" w:rsidP="00361007">
            <w:proofErr w:type="spellStart"/>
            <w:r w:rsidRPr="00361007">
              <w:t>일방향</w:t>
            </w:r>
            <w:proofErr w:type="spellEnd"/>
            <w:r w:rsidRPr="00361007">
              <w:t xml:space="preserve"> (차주 중심)</w:t>
            </w:r>
          </w:p>
        </w:tc>
        <w:tc>
          <w:tcPr>
            <w:tcW w:w="0" w:type="auto"/>
            <w:vAlign w:val="center"/>
            <w:hideMark/>
          </w:tcPr>
          <w:p w14:paraId="6068D821" w14:textId="77777777" w:rsidR="00361007" w:rsidRPr="00361007" w:rsidRDefault="00361007" w:rsidP="00361007">
            <w:r w:rsidRPr="00361007">
              <w:t>양방향 조정 (시장 메커니즘 반영)</w:t>
            </w:r>
          </w:p>
        </w:tc>
      </w:tr>
      <w:tr w:rsidR="00361007" w:rsidRPr="00361007" w14:paraId="33F37E9F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D1CF" w14:textId="77777777" w:rsidR="00361007" w:rsidRPr="00361007" w:rsidRDefault="00361007" w:rsidP="00361007">
            <w:proofErr w:type="spellStart"/>
            <w:r w:rsidRPr="00361007">
              <w:t>리스크관리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AD5B4" w14:textId="77777777" w:rsidR="00361007" w:rsidRPr="00361007" w:rsidRDefault="00361007" w:rsidP="00361007">
            <w:r w:rsidRPr="00361007">
              <w:t>사후 연체 대응</w:t>
            </w:r>
          </w:p>
        </w:tc>
        <w:tc>
          <w:tcPr>
            <w:tcW w:w="0" w:type="auto"/>
            <w:vAlign w:val="center"/>
            <w:hideMark/>
          </w:tcPr>
          <w:p w14:paraId="10053CA0" w14:textId="77777777" w:rsidR="00361007" w:rsidRPr="00361007" w:rsidRDefault="00361007" w:rsidP="00361007">
            <w:r w:rsidRPr="00361007">
              <w:t>사전 위험 필터링 + 모니터링</w:t>
            </w:r>
          </w:p>
        </w:tc>
      </w:tr>
      <w:tr w:rsidR="00361007" w:rsidRPr="00361007" w14:paraId="2C5FE939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71F4" w14:textId="77777777" w:rsidR="00361007" w:rsidRPr="00361007" w:rsidRDefault="00361007" w:rsidP="00361007">
            <w:r w:rsidRPr="00361007">
              <w:t>사회적책임</w:t>
            </w:r>
          </w:p>
        </w:tc>
        <w:tc>
          <w:tcPr>
            <w:tcW w:w="0" w:type="auto"/>
            <w:vAlign w:val="center"/>
            <w:hideMark/>
          </w:tcPr>
          <w:p w14:paraId="79196F76" w14:textId="77777777" w:rsidR="00361007" w:rsidRPr="00361007" w:rsidRDefault="00361007" w:rsidP="00361007">
            <w:r w:rsidRPr="00361007">
              <w:t>제한적</w:t>
            </w:r>
          </w:p>
        </w:tc>
        <w:tc>
          <w:tcPr>
            <w:tcW w:w="0" w:type="auto"/>
            <w:vAlign w:val="center"/>
            <w:hideMark/>
          </w:tcPr>
          <w:p w14:paraId="5FD5E931" w14:textId="77777777" w:rsidR="00361007" w:rsidRPr="00361007" w:rsidRDefault="00361007" w:rsidP="00361007">
            <w:r w:rsidRPr="00361007">
              <w:t>조건부 자격, 사회적 필요 인정 포함</w:t>
            </w:r>
          </w:p>
        </w:tc>
      </w:tr>
    </w:tbl>
    <w:p w14:paraId="7683032D" w14:textId="77777777" w:rsidR="00361007" w:rsidRPr="00361007" w:rsidRDefault="00361007" w:rsidP="00361007">
      <w:r w:rsidRPr="00361007">
        <w:pict w14:anchorId="3F7ADA38">
          <v:rect id="_x0000_i1646" style="width:0;height:1.5pt" o:hralign="center" o:hrstd="t" o:hr="t" fillcolor="#a0a0a0" stroked="f"/>
        </w:pict>
      </w:r>
    </w:p>
    <w:p w14:paraId="1B1DBC87" w14:textId="77777777" w:rsidR="00361007" w:rsidRPr="00361007" w:rsidRDefault="00361007" w:rsidP="00361007">
      <w:r w:rsidRPr="00361007">
        <w:rPr>
          <w:b/>
          <w:bCs/>
        </w:rPr>
        <w:t>이러한 체계는 단순한 신용평가 시스템을 넘어,</w:t>
      </w:r>
      <w:r w:rsidRPr="00361007">
        <w:rPr>
          <w:b/>
          <w:bCs/>
        </w:rPr>
        <w:br/>
      </w:r>
      <w:r w:rsidRPr="00361007">
        <w:rPr>
          <w:b/>
          <w:bCs/>
        </w:rPr>
        <w:lastRenderedPageBreak/>
        <w:t>“정밀한 위험관리, 유연한 조건 설계, 지속가능한 대안 금융”을 실현하는 플랫폼 모델</w:t>
      </w:r>
      <w:r w:rsidRPr="00361007">
        <w:t>입니다.</w:t>
      </w:r>
      <w:r w:rsidRPr="00361007">
        <w:br/>
        <w:t>단일상품 철학은 복잡성과 진입장벽을 낮추며,</w:t>
      </w:r>
      <w:r w:rsidRPr="00361007">
        <w:br/>
        <w:t xml:space="preserve">고객 중심·투자자 중심의 시장 균형을 동시에 확보하는 방식으로 강력히 </w:t>
      </w:r>
      <w:proofErr w:type="spellStart"/>
      <w:r w:rsidRPr="00361007">
        <w:t>추천드립니다</w:t>
      </w:r>
      <w:proofErr w:type="spellEnd"/>
      <w:r w:rsidRPr="00361007">
        <w:t>.</w:t>
      </w:r>
    </w:p>
    <w:p w14:paraId="375032EC" w14:textId="77777777" w:rsidR="00B14587" w:rsidRPr="00361007" w:rsidRDefault="00B14587" w:rsidP="0076582A">
      <w:pPr>
        <w:rPr>
          <w:rFonts w:hint="eastAsia"/>
        </w:rPr>
      </w:pPr>
    </w:p>
    <w:sectPr w:rsidR="00B14587" w:rsidRPr="003610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12F"/>
    <w:multiLevelType w:val="multilevel"/>
    <w:tmpl w:val="4B2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C7F25"/>
    <w:multiLevelType w:val="multilevel"/>
    <w:tmpl w:val="19C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63127"/>
    <w:multiLevelType w:val="multilevel"/>
    <w:tmpl w:val="B0D8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71492"/>
    <w:multiLevelType w:val="multilevel"/>
    <w:tmpl w:val="D32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028B3"/>
    <w:multiLevelType w:val="multilevel"/>
    <w:tmpl w:val="08E6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A7B46"/>
    <w:multiLevelType w:val="multilevel"/>
    <w:tmpl w:val="1E1E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F4A7E"/>
    <w:multiLevelType w:val="multilevel"/>
    <w:tmpl w:val="0A8E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45E0F"/>
    <w:multiLevelType w:val="multilevel"/>
    <w:tmpl w:val="5F8C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850C4"/>
    <w:multiLevelType w:val="multilevel"/>
    <w:tmpl w:val="674C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7F3E05"/>
    <w:multiLevelType w:val="multilevel"/>
    <w:tmpl w:val="0DB2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A84002"/>
    <w:multiLevelType w:val="multilevel"/>
    <w:tmpl w:val="BFF2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767DCF"/>
    <w:multiLevelType w:val="multilevel"/>
    <w:tmpl w:val="9BC2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0F0104"/>
    <w:multiLevelType w:val="multilevel"/>
    <w:tmpl w:val="3192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A6259F"/>
    <w:multiLevelType w:val="multilevel"/>
    <w:tmpl w:val="EF36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C83463"/>
    <w:multiLevelType w:val="multilevel"/>
    <w:tmpl w:val="0F30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3508D6"/>
    <w:multiLevelType w:val="multilevel"/>
    <w:tmpl w:val="2F8A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360E5D"/>
    <w:multiLevelType w:val="multilevel"/>
    <w:tmpl w:val="9366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EA05D5"/>
    <w:multiLevelType w:val="multilevel"/>
    <w:tmpl w:val="C4F8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EA7BE9"/>
    <w:multiLevelType w:val="multilevel"/>
    <w:tmpl w:val="C52E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A925D1"/>
    <w:multiLevelType w:val="multilevel"/>
    <w:tmpl w:val="0AFA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6C6CFA"/>
    <w:multiLevelType w:val="multilevel"/>
    <w:tmpl w:val="E9F4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9450F1"/>
    <w:multiLevelType w:val="multilevel"/>
    <w:tmpl w:val="C586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246A87"/>
    <w:multiLevelType w:val="multilevel"/>
    <w:tmpl w:val="F07C8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280551"/>
    <w:multiLevelType w:val="multilevel"/>
    <w:tmpl w:val="28C6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3C484A"/>
    <w:multiLevelType w:val="multilevel"/>
    <w:tmpl w:val="16BC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B85C8A"/>
    <w:multiLevelType w:val="multilevel"/>
    <w:tmpl w:val="CD88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8C0C7A"/>
    <w:multiLevelType w:val="multilevel"/>
    <w:tmpl w:val="B5E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C153E8"/>
    <w:multiLevelType w:val="multilevel"/>
    <w:tmpl w:val="72D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131EA9"/>
    <w:multiLevelType w:val="multilevel"/>
    <w:tmpl w:val="F40A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614B28"/>
    <w:multiLevelType w:val="multilevel"/>
    <w:tmpl w:val="F36C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626437"/>
    <w:multiLevelType w:val="multilevel"/>
    <w:tmpl w:val="B664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BF5FB2"/>
    <w:multiLevelType w:val="multilevel"/>
    <w:tmpl w:val="030C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445E76"/>
    <w:multiLevelType w:val="multilevel"/>
    <w:tmpl w:val="37B0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4E3DA8"/>
    <w:multiLevelType w:val="multilevel"/>
    <w:tmpl w:val="331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F67FCF"/>
    <w:multiLevelType w:val="multilevel"/>
    <w:tmpl w:val="03E8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E76DBE"/>
    <w:multiLevelType w:val="multilevel"/>
    <w:tmpl w:val="9EDA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463242"/>
    <w:multiLevelType w:val="multilevel"/>
    <w:tmpl w:val="A61E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F97504"/>
    <w:multiLevelType w:val="multilevel"/>
    <w:tmpl w:val="DCF2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D45C9"/>
    <w:multiLevelType w:val="multilevel"/>
    <w:tmpl w:val="F4EC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1673F7"/>
    <w:multiLevelType w:val="multilevel"/>
    <w:tmpl w:val="5B36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747C51"/>
    <w:multiLevelType w:val="multilevel"/>
    <w:tmpl w:val="ECB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E717F9"/>
    <w:multiLevelType w:val="multilevel"/>
    <w:tmpl w:val="A2BA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B524DC"/>
    <w:multiLevelType w:val="multilevel"/>
    <w:tmpl w:val="9D66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E8459C"/>
    <w:multiLevelType w:val="multilevel"/>
    <w:tmpl w:val="7E727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14F007C"/>
    <w:multiLevelType w:val="multilevel"/>
    <w:tmpl w:val="969A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A609E2"/>
    <w:multiLevelType w:val="multilevel"/>
    <w:tmpl w:val="ACFA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844EEA"/>
    <w:multiLevelType w:val="multilevel"/>
    <w:tmpl w:val="5404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D97AFC"/>
    <w:multiLevelType w:val="multilevel"/>
    <w:tmpl w:val="D5D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D630B2"/>
    <w:multiLevelType w:val="multilevel"/>
    <w:tmpl w:val="9BFE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816D82"/>
    <w:multiLevelType w:val="multilevel"/>
    <w:tmpl w:val="A954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A306B0"/>
    <w:multiLevelType w:val="multilevel"/>
    <w:tmpl w:val="83EE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7C74179"/>
    <w:multiLevelType w:val="multilevel"/>
    <w:tmpl w:val="FB46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BE21B1"/>
    <w:multiLevelType w:val="multilevel"/>
    <w:tmpl w:val="590A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50706B"/>
    <w:multiLevelType w:val="multilevel"/>
    <w:tmpl w:val="1680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B160B8"/>
    <w:multiLevelType w:val="multilevel"/>
    <w:tmpl w:val="720C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2B361A"/>
    <w:multiLevelType w:val="multilevel"/>
    <w:tmpl w:val="976E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4050D9"/>
    <w:multiLevelType w:val="multilevel"/>
    <w:tmpl w:val="95D6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B734EF"/>
    <w:multiLevelType w:val="multilevel"/>
    <w:tmpl w:val="018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E74817"/>
    <w:multiLevelType w:val="multilevel"/>
    <w:tmpl w:val="BBFC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AA09BA"/>
    <w:multiLevelType w:val="multilevel"/>
    <w:tmpl w:val="A826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6F18F2"/>
    <w:multiLevelType w:val="multilevel"/>
    <w:tmpl w:val="48E2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930535"/>
    <w:multiLevelType w:val="multilevel"/>
    <w:tmpl w:val="EAEA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092754"/>
    <w:multiLevelType w:val="multilevel"/>
    <w:tmpl w:val="EFEE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185E6D"/>
    <w:multiLevelType w:val="multilevel"/>
    <w:tmpl w:val="6E1A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C85B04"/>
    <w:multiLevelType w:val="multilevel"/>
    <w:tmpl w:val="EEA6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514D10"/>
    <w:multiLevelType w:val="multilevel"/>
    <w:tmpl w:val="2FD6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FF6835"/>
    <w:multiLevelType w:val="multilevel"/>
    <w:tmpl w:val="24E6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EC1C2F"/>
    <w:multiLevelType w:val="multilevel"/>
    <w:tmpl w:val="DE96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F91686"/>
    <w:multiLevelType w:val="multilevel"/>
    <w:tmpl w:val="9458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073394"/>
    <w:multiLevelType w:val="multilevel"/>
    <w:tmpl w:val="C476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542070"/>
    <w:multiLevelType w:val="multilevel"/>
    <w:tmpl w:val="4FCC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5C62EA2"/>
    <w:multiLevelType w:val="multilevel"/>
    <w:tmpl w:val="7332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78402A"/>
    <w:multiLevelType w:val="multilevel"/>
    <w:tmpl w:val="ABB24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77A7D4B"/>
    <w:multiLevelType w:val="multilevel"/>
    <w:tmpl w:val="F5186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8263B08"/>
    <w:multiLevelType w:val="multilevel"/>
    <w:tmpl w:val="CE44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DA553B"/>
    <w:multiLevelType w:val="multilevel"/>
    <w:tmpl w:val="E606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DB700C"/>
    <w:multiLevelType w:val="multilevel"/>
    <w:tmpl w:val="AF3C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F76918"/>
    <w:multiLevelType w:val="multilevel"/>
    <w:tmpl w:val="0F4C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0349DC"/>
    <w:multiLevelType w:val="multilevel"/>
    <w:tmpl w:val="7098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16263D"/>
    <w:multiLevelType w:val="multilevel"/>
    <w:tmpl w:val="6A94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C546AE"/>
    <w:multiLevelType w:val="multilevel"/>
    <w:tmpl w:val="81EE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D20A11"/>
    <w:multiLevelType w:val="multilevel"/>
    <w:tmpl w:val="A24C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361405"/>
    <w:multiLevelType w:val="multilevel"/>
    <w:tmpl w:val="6712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6478A5"/>
    <w:multiLevelType w:val="multilevel"/>
    <w:tmpl w:val="4970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9F63E3"/>
    <w:multiLevelType w:val="multilevel"/>
    <w:tmpl w:val="7B5E6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3462727"/>
    <w:multiLevelType w:val="multilevel"/>
    <w:tmpl w:val="5FAE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A43A43"/>
    <w:multiLevelType w:val="multilevel"/>
    <w:tmpl w:val="B47E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012DE"/>
    <w:multiLevelType w:val="multilevel"/>
    <w:tmpl w:val="1A1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911F33"/>
    <w:multiLevelType w:val="multilevel"/>
    <w:tmpl w:val="3750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133FBD"/>
    <w:multiLevelType w:val="multilevel"/>
    <w:tmpl w:val="0268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34489E"/>
    <w:multiLevelType w:val="multilevel"/>
    <w:tmpl w:val="1440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AF1E08"/>
    <w:multiLevelType w:val="multilevel"/>
    <w:tmpl w:val="BA8E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5E53AF"/>
    <w:multiLevelType w:val="multilevel"/>
    <w:tmpl w:val="4AEC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6E2092"/>
    <w:multiLevelType w:val="multilevel"/>
    <w:tmpl w:val="5786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34535C"/>
    <w:multiLevelType w:val="multilevel"/>
    <w:tmpl w:val="56F0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5D4ECF"/>
    <w:multiLevelType w:val="multilevel"/>
    <w:tmpl w:val="659C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2B09F4"/>
    <w:multiLevelType w:val="multilevel"/>
    <w:tmpl w:val="24D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305048"/>
    <w:multiLevelType w:val="multilevel"/>
    <w:tmpl w:val="2A2E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B66310"/>
    <w:multiLevelType w:val="multilevel"/>
    <w:tmpl w:val="3CD4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F302CF"/>
    <w:multiLevelType w:val="multilevel"/>
    <w:tmpl w:val="E8BA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9D2C0D"/>
    <w:multiLevelType w:val="multilevel"/>
    <w:tmpl w:val="2EDA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191757"/>
    <w:multiLevelType w:val="multilevel"/>
    <w:tmpl w:val="2010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615005"/>
    <w:multiLevelType w:val="multilevel"/>
    <w:tmpl w:val="1A2A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6A0EB6"/>
    <w:multiLevelType w:val="multilevel"/>
    <w:tmpl w:val="2510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7C2858"/>
    <w:multiLevelType w:val="multilevel"/>
    <w:tmpl w:val="0512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E34FC6"/>
    <w:multiLevelType w:val="multilevel"/>
    <w:tmpl w:val="2ADA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624705"/>
    <w:multiLevelType w:val="multilevel"/>
    <w:tmpl w:val="B6CA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AA7B97"/>
    <w:multiLevelType w:val="multilevel"/>
    <w:tmpl w:val="242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5618C7"/>
    <w:multiLevelType w:val="multilevel"/>
    <w:tmpl w:val="7312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6D0CD1"/>
    <w:multiLevelType w:val="multilevel"/>
    <w:tmpl w:val="9C7E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0D1FDD"/>
    <w:multiLevelType w:val="multilevel"/>
    <w:tmpl w:val="51F6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5A6FF2"/>
    <w:multiLevelType w:val="multilevel"/>
    <w:tmpl w:val="D5F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A76D58"/>
    <w:multiLevelType w:val="multilevel"/>
    <w:tmpl w:val="41A8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C450DC"/>
    <w:multiLevelType w:val="multilevel"/>
    <w:tmpl w:val="81365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70F03D7"/>
    <w:multiLevelType w:val="multilevel"/>
    <w:tmpl w:val="1620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F433F8"/>
    <w:multiLevelType w:val="multilevel"/>
    <w:tmpl w:val="FFC2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ED64A0"/>
    <w:multiLevelType w:val="multilevel"/>
    <w:tmpl w:val="11F4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2E4693"/>
    <w:multiLevelType w:val="multilevel"/>
    <w:tmpl w:val="6FAE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BA44A9B"/>
    <w:multiLevelType w:val="multilevel"/>
    <w:tmpl w:val="E2A2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FD7BFF"/>
    <w:multiLevelType w:val="multilevel"/>
    <w:tmpl w:val="96D0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5766D7"/>
    <w:multiLevelType w:val="multilevel"/>
    <w:tmpl w:val="1848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6102B6"/>
    <w:multiLevelType w:val="multilevel"/>
    <w:tmpl w:val="5B5E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D605D8"/>
    <w:multiLevelType w:val="multilevel"/>
    <w:tmpl w:val="DA54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11530A"/>
    <w:multiLevelType w:val="multilevel"/>
    <w:tmpl w:val="CC30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4351A0"/>
    <w:multiLevelType w:val="multilevel"/>
    <w:tmpl w:val="7282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E6C7198"/>
    <w:multiLevelType w:val="multilevel"/>
    <w:tmpl w:val="47EA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7E3830"/>
    <w:multiLevelType w:val="multilevel"/>
    <w:tmpl w:val="959E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946834"/>
    <w:multiLevelType w:val="multilevel"/>
    <w:tmpl w:val="E2F4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4A4217"/>
    <w:multiLevelType w:val="multilevel"/>
    <w:tmpl w:val="6BA8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007806"/>
    <w:multiLevelType w:val="multilevel"/>
    <w:tmpl w:val="BF5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A3678E"/>
    <w:multiLevelType w:val="multilevel"/>
    <w:tmpl w:val="ED68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CD6356"/>
    <w:multiLevelType w:val="multilevel"/>
    <w:tmpl w:val="37D2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9D0F44"/>
    <w:multiLevelType w:val="multilevel"/>
    <w:tmpl w:val="9E5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553E4C"/>
    <w:multiLevelType w:val="multilevel"/>
    <w:tmpl w:val="67C4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4A61F3"/>
    <w:multiLevelType w:val="multilevel"/>
    <w:tmpl w:val="048A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347B11"/>
    <w:multiLevelType w:val="multilevel"/>
    <w:tmpl w:val="105A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B843CF"/>
    <w:multiLevelType w:val="multilevel"/>
    <w:tmpl w:val="208E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D84AA5"/>
    <w:multiLevelType w:val="multilevel"/>
    <w:tmpl w:val="9E54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91441B7"/>
    <w:multiLevelType w:val="multilevel"/>
    <w:tmpl w:val="7FC2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987032B"/>
    <w:multiLevelType w:val="multilevel"/>
    <w:tmpl w:val="570C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681F26"/>
    <w:multiLevelType w:val="multilevel"/>
    <w:tmpl w:val="6A86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690589"/>
    <w:multiLevelType w:val="multilevel"/>
    <w:tmpl w:val="FB80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723DAA"/>
    <w:multiLevelType w:val="multilevel"/>
    <w:tmpl w:val="A5FC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105C77"/>
    <w:multiLevelType w:val="multilevel"/>
    <w:tmpl w:val="F46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2910CF"/>
    <w:multiLevelType w:val="multilevel"/>
    <w:tmpl w:val="19FC4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1271404">
    <w:abstractNumId w:val="50"/>
  </w:num>
  <w:num w:numId="2" w16cid:durableId="145783394">
    <w:abstractNumId w:val="102"/>
  </w:num>
  <w:num w:numId="3" w16cid:durableId="1053381995">
    <w:abstractNumId w:val="96"/>
  </w:num>
  <w:num w:numId="4" w16cid:durableId="2034988723">
    <w:abstractNumId w:val="46"/>
  </w:num>
  <w:num w:numId="5" w16cid:durableId="133986608">
    <w:abstractNumId w:val="129"/>
  </w:num>
  <w:num w:numId="6" w16cid:durableId="1804500813">
    <w:abstractNumId w:val="13"/>
  </w:num>
  <w:num w:numId="7" w16cid:durableId="599489508">
    <w:abstractNumId w:val="95"/>
  </w:num>
  <w:num w:numId="8" w16cid:durableId="857350598">
    <w:abstractNumId w:val="64"/>
  </w:num>
  <w:num w:numId="9" w16cid:durableId="353265073">
    <w:abstractNumId w:val="131"/>
  </w:num>
  <w:num w:numId="10" w16cid:durableId="1194810353">
    <w:abstractNumId w:val="28"/>
  </w:num>
  <w:num w:numId="11" w16cid:durableId="88549733">
    <w:abstractNumId w:val="15"/>
  </w:num>
  <w:num w:numId="12" w16cid:durableId="1935429256">
    <w:abstractNumId w:val="76"/>
  </w:num>
  <w:num w:numId="13" w16cid:durableId="2103607174">
    <w:abstractNumId w:val="16"/>
  </w:num>
  <w:num w:numId="14" w16cid:durableId="1635719452">
    <w:abstractNumId w:val="140"/>
  </w:num>
  <w:num w:numId="15" w16cid:durableId="1436680480">
    <w:abstractNumId w:val="11"/>
  </w:num>
  <w:num w:numId="16" w16cid:durableId="1222598242">
    <w:abstractNumId w:val="90"/>
  </w:num>
  <w:num w:numId="17" w16cid:durableId="1696880592">
    <w:abstractNumId w:val="53"/>
  </w:num>
  <w:num w:numId="18" w16cid:durableId="735511330">
    <w:abstractNumId w:val="92"/>
  </w:num>
  <w:num w:numId="19" w16cid:durableId="2005468327">
    <w:abstractNumId w:val="104"/>
  </w:num>
  <w:num w:numId="20" w16cid:durableId="1697342118">
    <w:abstractNumId w:val="45"/>
  </w:num>
  <w:num w:numId="21" w16cid:durableId="798032422">
    <w:abstractNumId w:val="100"/>
  </w:num>
  <w:num w:numId="22" w16cid:durableId="1941133714">
    <w:abstractNumId w:val="58"/>
  </w:num>
  <w:num w:numId="23" w16cid:durableId="1283615917">
    <w:abstractNumId w:val="5"/>
  </w:num>
  <w:num w:numId="24" w16cid:durableId="1745378166">
    <w:abstractNumId w:val="7"/>
  </w:num>
  <w:num w:numId="25" w16cid:durableId="1833567611">
    <w:abstractNumId w:val="6"/>
  </w:num>
  <w:num w:numId="26" w16cid:durableId="133837072">
    <w:abstractNumId w:val="0"/>
  </w:num>
  <w:num w:numId="27" w16cid:durableId="1611548271">
    <w:abstractNumId w:val="117"/>
  </w:num>
  <w:num w:numId="28" w16cid:durableId="1337685616">
    <w:abstractNumId w:val="113"/>
  </w:num>
  <w:num w:numId="29" w16cid:durableId="1551845214">
    <w:abstractNumId w:val="144"/>
  </w:num>
  <w:num w:numId="30" w16cid:durableId="776825333">
    <w:abstractNumId w:val="73"/>
  </w:num>
  <w:num w:numId="31" w16cid:durableId="486290972">
    <w:abstractNumId w:val="43"/>
  </w:num>
  <w:num w:numId="32" w16cid:durableId="608197137">
    <w:abstractNumId w:val="141"/>
  </w:num>
  <w:num w:numId="33" w16cid:durableId="756561657">
    <w:abstractNumId w:val="23"/>
  </w:num>
  <w:num w:numId="34" w16cid:durableId="1164397381">
    <w:abstractNumId w:val="61"/>
  </w:num>
  <w:num w:numId="35" w16cid:durableId="127280660">
    <w:abstractNumId w:val="55"/>
  </w:num>
  <w:num w:numId="36" w16cid:durableId="1271084097">
    <w:abstractNumId w:val="10"/>
  </w:num>
  <w:num w:numId="37" w16cid:durableId="1962952246">
    <w:abstractNumId w:val="108"/>
  </w:num>
  <w:num w:numId="38" w16cid:durableId="1519077698">
    <w:abstractNumId w:val="86"/>
  </w:num>
  <w:num w:numId="39" w16cid:durableId="957953073">
    <w:abstractNumId w:val="62"/>
  </w:num>
  <w:num w:numId="40" w16cid:durableId="1742487922">
    <w:abstractNumId w:val="134"/>
  </w:num>
  <w:num w:numId="41" w16cid:durableId="444276662">
    <w:abstractNumId w:val="121"/>
  </w:num>
  <w:num w:numId="42" w16cid:durableId="587616016">
    <w:abstractNumId w:val="87"/>
  </w:num>
  <w:num w:numId="43" w16cid:durableId="1680892521">
    <w:abstractNumId w:val="125"/>
  </w:num>
  <w:num w:numId="44" w16cid:durableId="149029410">
    <w:abstractNumId w:val="57"/>
  </w:num>
  <w:num w:numId="45" w16cid:durableId="4720194">
    <w:abstractNumId w:val="70"/>
  </w:num>
  <w:num w:numId="46" w16cid:durableId="1140415832">
    <w:abstractNumId w:val="112"/>
  </w:num>
  <w:num w:numId="47" w16cid:durableId="330522067">
    <w:abstractNumId w:val="89"/>
  </w:num>
  <w:num w:numId="48" w16cid:durableId="1228879008">
    <w:abstractNumId w:val="47"/>
  </w:num>
  <w:num w:numId="49" w16cid:durableId="212233620">
    <w:abstractNumId w:val="17"/>
  </w:num>
  <w:num w:numId="50" w16cid:durableId="264463333">
    <w:abstractNumId w:val="8"/>
  </w:num>
  <w:num w:numId="51" w16cid:durableId="441149799">
    <w:abstractNumId w:val="24"/>
  </w:num>
  <w:num w:numId="52" w16cid:durableId="1177186990">
    <w:abstractNumId w:val="115"/>
  </w:num>
  <w:num w:numId="53" w16cid:durableId="331685761">
    <w:abstractNumId w:val="105"/>
  </w:num>
  <w:num w:numId="54" w16cid:durableId="675040306">
    <w:abstractNumId w:val="48"/>
  </w:num>
  <w:num w:numId="55" w16cid:durableId="770708162">
    <w:abstractNumId w:val="114"/>
  </w:num>
  <w:num w:numId="56" w16cid:durableId="132792087">
    <w:abstractNumId w:val="75"/>
  </w:num>
  <w:num w:numId="57" w16cid:durableId="155726443">
    <w:abstractNumId w:val="78"/>
  </w:num>
  <w:num w:numId="58" w16cid:durableId="1796753195">
    <w:abstractNumId w:val="77"/>
  </w:num>
  <w:num w:numId="59" w16cid:durableId="684021910">
    <w:abstractNumId w:val="143"/>
  </w:num>
  <w:num w:numId="60" w16cid:durableId="1021391446">
    <w:abstractNumId w:val="80"/>
  </w:num>
  <w:num w:numId="61" w16cid:durableId="1807238112">
    <w:abstractNumId w:val="91"/>
  </w:num>
  <w:num w:numId="62" w16cid:durableId="1598293057">
    <w:abstractNumId w:val="69"/>
  </w:num>
  <w:num w:numId="63" w16cid:durableId="588736449">
    <w:abstractNumId w:val="107"/>
  </w:num>
  <w:num w:numId="64" w16cid:durableId="300352081">
    <w:abstractNumId w:val="66"/>
  </w:num>
  <w:num w:numId="65" w16cid:durableId="1948661192">
    <w:abstractNumId w:val="36"/>
  </w:num>
  <w:num w:numId="66" w16cid:durableId="2019312940">
    <w:abstractNumId w:val="122"/>
  </w:num>
  <w:num w:numId="67" w16cid:durableId="1182426762">
    <w:abstractNumId w:val="130"/>
  </w:num>
  <w:num w:numId="68" w16cid:durableId="846750903">
    <w:abstractNumId w:val="30"/>
  </w:num>
  <w:num w:numId="69" w16cid:durableId="1677613018">
    <w:abstractNumId w:val="32"/>
  </w:num>
  <w:num w:numId="70" w16cid:durableId="1535196521">
    <w:abstractNumId w:val="14"/>
  </w:num>
  <w:num w:numId="71" w16cid:durableId="1532109091">
    <w:abstractNumId w:val="41"/>
  </w:num>
  <w:num w:numId="72" w16cid:durableId="504788601">
    <w:abstractNumId w:val="124"/>
  </w:num>
  <w:num w:numId="73" w16cid:durableId="279068717">
    <w:abstractNumId w:val="111"/>
  </w:num>
  <w:num w:numId="74" w16cid:durableId="207572976">
    <w:abstractNumId w:val="94"/>
  </w:num>
  <w:num w:numId="75" w16cid:durableId="255745865">
    <w:abstractNumId w:val="4"/>
  </w:num>
  <w:num w:numId="76" w16cid:durableId="1657108383">
    <w:abstractNumId w:val="82"/>
  </w:num>
  <w:num w:numId="77" w16cid:durableId="1520699386">
    <w:abstractNumId w:val="9"/>
  </w:num>
  <w:num w:numId="78" w16cid:durableId="1239630878">
    <w:abstractNumId w:val="44"/>
  </w:num>
  <w:num w:numId="79" w16cid:durableId="394203092">
    <w:abstractNumId w:val="119"/>
  </w:num>
  <w:num w:numId="80" w16cid:durableId="819080597">
    <w:abstractNumId w:val="68"/>
  </w:num>
  <w:num w:numId="81" w16cid:durableId="188490031">
    <w:abstractNumId w:val="132"/>
  </w:num>
  <w:num w:numId="82" w16cid:durableId="632755107">
    <w:abstractNumId w:val="25"/>
  </w:num>
  <w:num w:numId="83" w16cid:durableId="1518929957">
    <w:abstractNumId w:val="3"/>
  </w:num>
  <w:num w:numId="84" w16cid:durableId="1911385208">
    <w:abstractNumId w:val="33"/>
  </w:num>
  <w:num w:numId="85" w16cid:durableId="934872468">
    <w:abstractNumId w:val="37"/>
  </w:num>
  <w:num w:numId="86" w16cid:durableId="288052318">
    <w:abstractNumId w:val="72"/>
  </w:num>
  <w:num w:numId="87" w16cid:durableId="293103894">
    <w:abstractNumId w:val="31"/>
  </w:num>
  <w:num w:numId="88" w16cid:durableId="2007051608">
    <w:abstractNumId w:val="71"/>
  </w:num>
  <w:num w:numId="89" w16cid:durableId="887380115">
    <w:abstractNumId w:val="88"/>
  </w:num>
  <w:num w:numId="90" w16cid:durableId="547765303">
    <w:abstractNumId w:val="93"/>
  </w:num>
  <w:num w:numId="91" w16cid:durableId="2043048717">
    <w:abstractNumId w:val="99"/>
  </w:num>
  <w:num w:numId="92" w16cid:durableId="241642401">
    <w:abstractNumId w:val="1"/>
  </w:num>
  <w:num w:numId="93" w16cid:durableId="936328382">
    <w:abstractNumId w:val="21"/>
  </w:num>
  <w:num w:numId="94" w16cid:durableId="526136491">
    <w:abstractNumId w:val="34"/>
  </w:num>
  <w:num w:numId="95" w16cid:durableId="2065327865">
    <w:abstractNumId w:val="85"/>
  </w:num>
  <w:num w:numId="96" w16cid:durableId="1097211029">
    <w:abstractNumId w:val="63"/>
  </w:num>
  <w:num w:numId="97" w16cid:durableId="744766276">
    <w:abstractNumId w:val="54"/>
  </w:num>
  <w:num w:numId="98" w16cid:durableId="151142286">
    <w:abstractNumId w:val="120"/>
  </w:num>
  <w:num w:numId="99" w16cid:durableId="924654465">
    <w:abstractNumId w:val="138"/>
  </w:num>
  <w:num w:numId="100" w16cid:durableId="982663296">
    <w:abstractNumId w:val="103"/>
  </w:num>
  <w:num w:numId="101" w16cid:durableId="213658634">
    <w:abstractNumId w:val="123"/>
  </w:num>
  <w:num w:numId="102" w16cid:durableId="1190799601">
    <w:abstractNumId w:val="51"/>
  </w:num>
  <w:num w:numId="103" w16cid:durableId="369308330">
    <w:abstractNumId w:val="126"/>
  </w:num>
  <w:num w:numId="104" w16cid:durableId="522284741">
    <w:abstractNumId w:val="106"/>
  </w:num>
  <w:num w:numId="105" w16cid:durableId="1887907445">
    <w:abstractNumId w:val="81"/>
  </w:num>
  <w:num w:numId="106" w16cid:durableId="591815903">
    <w:abstractNumId w:val="118"/>
  </w:num>
  <w:num w:numId="107" w16cid:durableId="376318835">
    <w:abstractNumId w:val="22"/>
  </w:num>
  <w:num w:numId="108" w16cid:durableId="1163086782">
    <w:abstractNumId w:val="127"/>
  </w:num>
  <w:num w:numId="109" w16cid:durableId="406271969">
    <w:abstractNumId w:val="116"/>
  </w:num>
  <w:num w:numId="110" w16cid:durableId="976378888">
    <w:abstractNumId w:val="133"/>
  </w:num>
  <w:num w:numId="111" w16cid:durableId="125008497">
    <w:abstractNumId w:val="39"/>
  </w:num>
  <w:num w:numId="112" w16cid:durableId="934900004">
    <w:abstractNumId w:val="84"/>
  </w:num>
  <w:num w:numId="113" w16cid:durableId="549924253">
    <w:abstractNumId w:val="110"/>
  </w:num>
  <w:num w:numId="114" w16cid:durableId="866409412">
    <w:abstractNumId w:val="20"/>
  </w:num>
  <w:num w:numId="115" w16cid:durableId="2039354486">
    <w:abstractNumId w:val="40"/>
  </w:num>
  <w:num w:numId="116" w16cid:durableId="189419481">
    <w:abstractNumId w:val="56"/>
  </w:num>
  <w:num w:numId="117" w16cid:durableId="1314025678">
    <w:abstractNumId w:val="139"/>
  </w:num>
  <w:num w:numId="118" w16cid:durableId="1635408537">
    <w:abstractNumId w:val="109"/>
  </w:num>
  <w:num w:numId="119" w16cid:durableId="718092354">
    <w:abstractNumId w:val="12"/>
  </w:num>
  <w:num w:numId="120" w16cid:durableId="580876131">
    <w:abstractNumId w:val="60"/>
  </w:num>
  <w:num w:numId="121" w16cid:durableId="1361737915">
    <w:abstractNumId w:val="136"/>
  </w:num>
  <w:num w:numId="122" w16cid:durableId="1870415212">
    <w:abstractNumId w:val="65"/>
  </w:num>
  <w:num w:numId="123" w16cid:durableId="924919000">
    <w:abstractNumId w:val="19"/>
  </w:num>
  <w:num w:numId="124" w16cid:durableId="1821727873">
    <w:abstractNumId w:val="98"/>
  </w:num>
  <w:num w:numId="125" w16cid:durableId="1874808738">
    <w:abstractNumId w:val="128"/>
  </w:num>
  <w:num w:numId="126" w16cid:durableId="295764095">
    <w:abstractNumId w:val="97"/>
  </w:num>
  <w:num w:numId="127" w16cid:durableId="1911424338">
    <w:abstractNumId w:val="79"/>
  </w:num>
  <w:num w:numId="128" w16cid:durableId="1701316315">
    <w:abstractNumId w:val="83"/>
  </w:num>
  <w:num w:numId="129" w16cid:durableId="466509356">
    <w:abstractNumId w:val="67"/>
  </w:num>
  <w:num w:numId="130" w16cid:durableId="2096441379">
    <w:abstractNumId w:val="142"/>
  </w:num>
  <w:num w:numId="131" w16cid:durableId="1738242484">
    <w:abstractNumId w:val="27"/>
  </w:num>
  <w:num w:numId="132" w16cid:durableId="1118766497">
    <w:abstractNumId w:val="101"/>
  </w:num>
  <w:num w:numId="133" w16cid:durableId="1902404791">
    <w:abstractNumId w:val="52"/>
  </w:num>
  <w:num w:numId="134" w16cid:durableId="1521240225">
    <w:abstractNumId w:val="29"/>
  </w:num>
  <w:num w:numId="135" w16cid:durableId="18702721">
    <w:abstractNumId w:val="18"/>
  </w:num>
  <w:num w:numId="136" w16cid:durableId="649679082">
    <w:abstractNumId w:val="74"/>
  </w:num>
  <w:num w:numId="137" w16cid:durableId="2132553041">
    <w:abstractNumId w:val="135"/>
  </w:num>
  <w:num w:numId="138" w16cid:durableId="58486285">
    <w:abstractNumId w:val="38"/>
  </w:num>
  <w:num w:numId="139" w16cid:durableId="1660303163">
    <w:abstractNumId w:val="59"/>
  </w:num>
  <w:num w:numId="140" w16cid:durableId="1458328695">
    <w:abstractNumId w:val="26"/>
  </w:num>
  <w:num w:numId="141" w16cid:durableId="1262177668">
    <w:abstractNumId w:val="49"/>
  </w:num>
  <w:num w:numId="142" w16cid:durableId="313143925">
    <w:abstractNumId w:val="35"/>
  </w:num>
  <w:num w:numId="143" w16cid:durableId="239295157">
    <w:abstractNumId w:val="2"/>
  </w:num>
  <w:num w:numId="144" w16cid:durableId="1103575863">
    <w:abstractNumId w:val="42"/>
  </w:num>
  <w:num w:numId="145" w16cid:durableId="583539584">
    <w:abstractNumId w:val="1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44C"/>
    <w:rsid w:val="0028244C"/>
    <w:rsid w:val="002907A0"/>
    <w:rsid w:val="00361007"/>
    <w:rsid w:val="0040263F"/>
    <w:rsid w:val="00614438"/>
    <w:rsid w:val="0076582A"/>
    <w:rsid w:val="008648C0"/>
    <w:rsid w:val="00B14587"/>
    <w:rsid w:val="00B9645E"/>
    <w:rsid w:val="00CA2B05"/>
    <w:rsid w:val="00D70DBF"/>
    <w:rsid w:val="00F642B5"/>
    <w:rsid w:val="00FB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E1099"/>
  <w15:chartTrackingRefBased/>
  <w15:docId w15:val="{489010CC-D3C1-4A07-8FD4-1B5F5C828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824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82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824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824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24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24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24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24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24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824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824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824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824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824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824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824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824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824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824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8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24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824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82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824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24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8244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2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8244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82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6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2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925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0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1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8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76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1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8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53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2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1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3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4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69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771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365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5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72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4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2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69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13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9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1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10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0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854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77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6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4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1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7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4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7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9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1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98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8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9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2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8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24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844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418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3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13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2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3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0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88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2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82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2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3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8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3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66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2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7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0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26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9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8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09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49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88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2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6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6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65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0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4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3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9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0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0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7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3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04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321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2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74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6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1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3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0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5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79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62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314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3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42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8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7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2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14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83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2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5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234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62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046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7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612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42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095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17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7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0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4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5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1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80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66149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739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6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24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5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60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6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83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8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7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0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0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53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00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2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1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36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4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5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9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3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1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1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9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3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1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6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9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1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2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64</Pages>
  <Words>5117</Words>
  <Characters>29170</Characters>
  <Application>Microsoft Office Word</Application>
  <DocSecurity>0</DocSecurity>
  <Lines>243</Lines>
  <Paragraphs>68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광수 박</dc:creator>
  <cp:keywords/>
  <dc:description/>
  <cp:lastModifiedBy>광수 박</cp:lastModifiedBy>
  <cp:revision>1</cp:revision>
  <dcterms:created xsi:type="dcterms:W3CDTF">2025-07-31T06:24:00Z</dcterms:created>
  <dcterms:modified xsi:type="dcterms:W3CDTF">2025-07-31T09:03:00Z</dcterms:modified>
</cp:coreProperties>
</file>